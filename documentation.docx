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text" w:horzAnchor="margin" w:tblpXSpec="center" w:tblpY="8341"/>
        <w:tblW w:w="10360" w:type="dxa"/>
        <w:tblLook w:val="04A0" w:firstRow="1" w:lastRow="0" w:firstColumn="1" w:lastColumn="0" w:noHBand="0" w:noVBand="1"/>
      </w:tblPr>
      <w:tblGrid>
        <w:gridCol w:w="1610"/>
        <w:gridCol w:w="3652"/>
        <w:gridCol w:w="2588"/>
        <w:gridCol w:w="2510"/>
      </w:tblGrid>
      <w:tr w:rsidR="00A57DE5" w:rsidTr="00173D8A">
        <w:trPr>
          <w:trHeight w:val="961"/>
        </w:trPr>
        <w:tc>
          <w:tcPr>
            <w:tcW w:w="1610" w:type="dxa"/>
          </w:tcPr>
          <w:p w:rsidR="00317E18" w:rsidRDefault="00317E18" w:rsidP="00173D8A">
            <w:pPr>
              <w:rPr>
                <w:rStyle w:val="Strong"/>
                <w:sz w:val="72"/>
              </w:rPr>
            </w:pPr>
            <w:r>
              <w:rPr>
                <w:rStyle w:val="Strong"/>
                <w:sz w:val="72"/>
              </w:rPr>
              <w:t>S.No</w:t>
            </w:r>
          </w:p>
        </w:tc>
        <w:tc>
          <w:tcPr>
            <w:tcW w:w="3657" w:type="dxa"/>
          </w:tcPr>
          <w:p w:rsidR="00317E18" w:rsidRDefault="00317E18" w:rsidP="00173D8A">
            <w:pPr>
              <w:rPr>
                <w:rStyle w:val="Strong"/>
                <w:sz w:val="72"/>
              </w:rPr>
            </w:pPr>
            <w:r>
              <w:rPr>
                <w:rStyle w:val="Strong"/>
                <w:sz w:val="72"/>
              </w:rPr>
              <w:t>Name</w:t>
            </w:r>
          </w:p>
        </w:tc>
        <w:tc>
          <w:tcPr>
            <w:tcW w:w="2579" w:type="dxa"/>
          </w:tcPr>
          <w:p w:rsidR="00317E18" w:rsidRDefault="00317E18" w:rsidP="00173D8A">
            <w:pPr>
              <w:rPr>
                <w:rStyle w:val="Strong"/>
                <w:sz w:val="72"/>
              </w:rPr>
            </w:pPr>
            <w:r>
              <w:rPr>
                <w:rStyle w:val="Strong"/>
                <w:sz w:val="72"/>
              </w:rPr>
              <w:t>SapID</w:t>
            </w:r>
          </w:p>
        </w:tc>
        <w:tc>
          <w:tcPr>
            <w:tcW w:w="2514" w:type="dxa"/>
          </w:tcPr>
          <w:p w:rsidR="00317E18" w:rsidRDefault="00317E18" w:rsidP="00173D8A">
            <w:pPr>
              <w:rPr>
                <w:rStyle w:val="Strong"/>
                <w:sz w:val="72"/>
              </w:rPr>
            </w:pPr>
            <w:r>
              <w:rPr>
                <w:rStyle w:val="Strong"/>
                <w:sz w:val="72"/>
              </w:rPr>
              <w:t>Roll no.</w:t>
            </w:r>
          </w:p>
        </w:tc>
      </w:tr>
      <w:tr w:rsidR="00A57DE5" w:rsidTr="00173D8A">
        <w:trPr>
          <w:trHeight w:val="929"/>
        </w:trPr>
        <w:tc>
          <w:tcPr>
            <w:tcW w:w="1610" w:type="dxa"/>
          </w:tcPr>
          <w:p w:rsidR="00317E18" w:rsidRPr="00317E18" w:rsidRDefault="00317E18" w:rsidP="00173D8A">
            <w:pPr>
              <w:spacing w:before="240"/>
              <w:rPr>
                <w:rStyle w:val="Strong"/>
                <w:b w:val="0"/>
                <w:sz w:val="72"/>
              </w:rPr>
            </w:pPr>
            <w:r w:rsidRPr="00317E18">
              <w:rPr>
                <w:rStyle w:val="Strong"/>
                <w:b w:val="0"/>
                <w:sz w:val="52"/>
              </w:rPr>
              <w:t>1.</w:t>
            </w:r>
          </w:p>
        </w:tc>
        <w:tc>
          <w:tcPr>
            <w:tcW w:w="3657" w:type="dxa"/>
          </w:tcPr>
          <w:p w:rsidR="00317E18" w:rsidRPr="00317E18" w:rsidRDefault="00317E18" w:rsidP="00173D8A">
            <w:pPr>
              <w:spacing w:before="240"/>
              <w:rPr>
                <w:rStyle w:val="Strong"/>
                <w:b w:val="0"/>
                <w:sz w:val="48"/>
              </w:rPr>
            </w:pPr>
            <w:r w:rsidRPr="00317E18">
              <w:rPr>
                <w:rStyle w:val="Strong"/>
                <w:b w:val="0"/>
                <w:sz w:val="48"/>
              </w:rPr>
              <w:t>Rajat Tak</w:t>
            </w:r>
          </w:p>
        </w:tc>
        <w:tc>
          <w:tcPr>
            <w:tcW w:w="2579" w:type="dxa"/>
          </w:tcPr>
          <w:p w:rsidR="00317E18" w:rsidRPr="00317E18" w:rsidRDefault="00317E18" w:rsidP="00173D8A">
            <w:pPr>
              <w:spacing w:before="240"/>
              <w:rPr>
                <w:rStyle w:val="Strong"/>
                <w:b w:val="0"/>
                <w:sz w:val="48"/>
              </w:rPr>
            </w:pPr>
            <w:r w:rsidRPr="00317E18">
              <w:rPr>
                <w:rStyle w:val="Strong"/>
                <w:b w:val="0"/>
                <w:sz w:val="48"/>
              </w:rPr>
              <w:t>500070511</w:t>
            </w:r>
          </w:p>
        </w:tc>
        <w:tc>
          <w:tcPr>
            <w:tcW w:w="2514" w:type="dxa"/>
          </w:tcPr>
          <w:p w:rsidR="00317E18" w:rsidRPr="00317E18" w:rsidRDefault="00317E18" w:rsidP="00173D8A">
            <w:pPr>
              <w:spacing w:before="240"/>
              <w:rPr>
                <w:rStyle w:val="Strong"/>
                <w:b w:val="0"/>
                <w:sz w:val="48"/>
              </w:rPr>
            </w:pPr>
            <w:r>
              <w:rPr>
                <w:rStyle w:val="Strong"/>
                <w:b w:val="0"/>
                <w:sz w:val="48"/>
              </w:rPr>
              <w:t>40</w:t>
            </w:r>
          </w:p>
        </w:tc>
      </w:tr>
      <w:tr w:rsidR="00A57DE5" w:rsidTr="00173D8A">
        <w:trPr>
          <w:trHeight w:val="961"/>
        </w:trPr>
        <w:tc>
          <w:tcPr>
            <w:tcW w:w="1610" w:type="dxa"/>
          </w:tcPr>
          <w:p w:rsidR="00317E18" w:rsidRPr="00173D8A" w:rsidRDefault="00317E18" w:rsidP="00173D8A">
            <w:pPr>
              <w:spacing w:before="240"/>
              <w:rPr>
                <w:rStyle w:val="Strong"/>
                <w:b w:val="0"/>
                <w:sz w:val="48"/>
              </w:rPr>
            </w:pPr>
            <w:r w:rsidRPr="00173D8A">
              <w:rPr>
                <w:rStyle w:val="Strong"/>
                <w:b w:val="0"/>
                <w:sz w:val="48"/>
              </w:rPr>
              <w:t>2.</w:t>
            </w:r>
          </w:p>
        </w:tc>
        <w:tc>
          <w:tcPr>
            <w:tcW w:w="3657" w:type="dxa"/>
          </w:tcPr>
          <w:p w:rsidR="00317E18" w:rsidRPr="00173D8A" w:rsidRDefault="00317E18" w:rsidP="00173D8A">
            <w:pPr>
              <w:spacing w:before="240"/>
              <w:rPr>
                <w:rStyle w:val="Strong"/>
                <w:b w:val="0"/>
                <w:sz w:val="48"/>
              </w:rPr>
            </w:pPr>
            <w:r w:rsidRPr="00173D8A">
              <w:rPr>
                <w:rStyle w:val="Strong"/>
                <w:b w:val="0"/>
                <w:sz w:val="48"/>
              </w:rPr>
              <w:t>Prakhar</w:t>
            </w:r>
            <w:r w:rsidR="00173D8A" w:rsidRPr="00173D8A">
              <w:rPr>
                <w:rStyle w:val="Strong"/>
                <w:b w:val="0"/>
                <w:sz w:val="48"/>
              </w:rPr>
              <w:t xml:space="preserve"> Bauddh</w:t>
            </w:r>
          </w:p>
        </w:tc>
        <w:tc>
          <w:tcPr>
            <w:tcW w:w="2579" w:type="dxa"/>
          </w:tcPr>
          <w:p w:rsidR="00317E18" w:rsidRPr="00173D8A" w:rsidRDefault="00173D8A" w:rsidP="00173D8A">
            <w:pPr>
              <w:spacing w:before="240"/>
              <w:rPr>
                <w:rStyle w:val="Strong"/>
                <w:b w:val="0"/>
                <w:sz w:val="48"/>
              </w:rPr>
            </w:pPr>
            <w:r w:rsidRPr="00173D8A">
              <w:rPr>
                <w:rStyle w:val="Strong"/>
                <w:b w:val="0"/>
                <w:sz w:val="48"/>
              </w:rPr>
              <w:t>500068867</w:t>
            </w:r>
          </w:p>
        </w:tc>
        <w:tc>
          <w:tcPr>
            <w:tcW w:w="2514" w:type="dxa"/>
          </w:tcPr>
          <w:p w:rsidR="00317E18" w:rsidRPr="00173D8A" w:rsidRDefault="00173D8A" w:rsidP="00173D8A">
            <w:pPr>
              <w:spacing w:before="240"/>
              <w:rPr>
                <w:rStyle w:val="Strong"/>
                <w:b w:val="0"/>
                <w:sz w:val="48"/>
              </w:rPr>
            </w:pPr>
            <w:r w:rsidRPr="00173D8A">
              <w:rPr>
                <w:rStyle w:val="Strong"/>
                <w:b w:val="0"/>
                <w:sz w:val="48"/>
              </w:rPr>
              <w:t>34</w:t>
            </w:r>
          </w:p>
        </w:tc>
      </w:tr>
      <w:tr w:rsidR="00A57DE5" w:rsidTr="00173D8A">
        <w:trPr>
          <w:trHeight w:val="961"/>
        </w:trPr>
        <w:tc>
          <w:tcPr>
            <w:tcW w:w="1610" w:type="dxa"/>
          </w:tcPr>
          <w:p w:rsidR="00317E18" w:rsidRPr="00173D8A" w:rsidRDefault="00173D8A" w:rsidP="00173D8A">
            <w:pPr>
              <w:rPr>
                <w:rStyle w:val="Strong"/>
                <w:b w:val="0"/>
                <w:sz w:val="48"/>
              </w:rPr>
            </w:pPr>
            <w:r w:rsidRPr="00173D8A">
              <w:rPr>
                <w:rStyle w:val="Strong"/>
                <w:b w:val="0"/>
                <w:sz w:val="48"/>
              </w:rPr>
              <w:t>3.</w:t>
            </w:r>
          </w:p>
        </w:tc>
        <w:tc>
          <w:tcPr>
            <w:tcW w:w="3657" w:type="dxa"/>
          </w:tcPr>
          <w:p w:rsidR="00317E18" w:rsidRPr="00173D8A" w:rsidRDefault="00173D8A" w:rsidP="00173D8A">
            <w:pPr>
              <w:rPr>
                <w:rStyle w:val="Strong"/>
                <w:b w:val="0"/>
                <w:sz w:val="48"/>
              </w:rPr>
            </w:pPr>
            <w:r w:rsidRPr="00173D8A">
              <w:rPr>
                <w:rStyle w:val="Strong"/>
                <w:b w:val="0"/>
                <w:sz w:val="48"/>
              </w:rPr>
              <w:t>Vedant singh</w:t>
            </w:r>
          </w:p>
        </w:tc>
        <w:tc>
          <w:tcPr>
            <w:tcW w:w="2579" w:type="dxa"/>
          </w:tcPr>
          <w:p w:rsidR="00317E18" w:rsidRPr="00A57DE5" w:rsidRDefault="00A57DE5" w:rsidP="00173D8A">
            <w:pPr>
              <w:rPr>
                <w:rStyle w:val="Strong"/>
                <w:b w:val="0"/>
                <w:sz w:val="52"/>
              </w:rPr>
            </w:pPr>
            <w:r w:rsidRPr="00A57DE5">
              <w:rPr>
                <w:rStyle w:val="Strong"/>
                <w:b w:val="0"/>
                <w:sz w:val="52"/>
              </w:rPr>
              <w:t>500071252</w:t>
            </w:r>
          </w:p>
        </w:tc>
        <w:tc>
          <w:tcPr>
            <w:tcW w:w="2514" w:type="dxa"/>
          </w:tcPr>
          <w:p w:rsidR="00317E18" w:rsidRPr="00A57DE5" w:rsidRDefault="00A57DE5" w:rsidP="00173D8A">
            <w:pPr>
              <w:rPr>
                <w:rStyle w:val="Strong"/>
                <w:b w:val="0"/>
                <w:sz w:val="52"/>
              </w:rPr>
            </w:pPr>
            <w:r w:rsidRPr="00A57DE5">
              <w:rPr>
                <w:rStyle w:val="Strong"/>
                <w:b w:val="0"/>
                <w:sz w:val="52"/>
              </w:rPr>
              <w:t>68</w:t>
            </w:r>
          </w:p>
        </w:tc>
      </w:tr>
      <w:tr w:rsidR="00A57DE5" w:rsidTr="00173D8A">
        <w:trPr>
          <w:trHeight w:val="929"/>
        </w:trPr>
        <w:tc>
          <w:tcPr>
            <w:tcW w:w="1610" w:type="dxa"/>
          </w:tcPr>
          <w:p w:rsidR="00317E18" w:rsidRPr="00173D8A" w:rsidRDefault="00173D8A" w:rsidP="00A57DE5">
            <w:pPr>
              <w:spacing w:before="240"/>
              <w:rPr>
                <w:rStyle w:val="Strong"/>
                <w:b w:val="0"/>
                <w:sz w:val="72"/>
              </w:rPr>
            </w:pPr>
            <w:r w:rsidRPr="00173D8A">
              <w:rPr>
                <w:rStyle w:val="Strong"/>
                <w:b w:val="0"/>
                <w:sz w:val="48"/>
              </w:rPr>
              <w:t>4.</w:t>
            </w:r>
          </w:p>
        </w:tc>
        <w:tc>
          <w:tcPr>
            <w:tcW w:w="3657" w:type="dxa"/>
          </w:tcPr>
          <w:p w:rsidR="00317E18" w:rsidRPr="00A57DE5" w:rsidRDefault="00A57DE5" w:rsidP="00A57DE5">
            <w:pPr>
              <w:spacing w:before="240"/>
              <w:rPr>
                <w:rStyle w:val="Strong"/>
                <w:b w:val="0"/>
                <w:sz w:val="48"/>
              </w:rPr>
            </w:pPr>
            <w:r w:rsidRPr="00A57DE5">
              <w:rPr>
                <w:rStyle w:val="Strong"/>
                <w:b w:val="0"/>
                <w:sz w:val="48"/>
              </w:rPr>
              <w:t>Rakshit Darmwal</w:t>
            </w:r>
          </w:p>
        </w:tc>
        <w:tc>
          <w:tcPr>
            <w:tcW w:w="2579" w:type="dxa"/>
          </w:tcPr>
          <w:p w:rsidR="00317E18" w:rsidRPr="00A57DE5" w:rsidRDefault="00A57DE5" w:rsidP="00A57DE5">
            <w:pPr>
              <w:spacing w:before="240"/>
              <w:rPr>
                <w:rStyle w:val="Strong"/>
                <w:b w:val="0"/>
                <w:sz w:val="48"/>
              </w:rPr>
            </w:pPr>
            <w:r w:rsidRPr="00A57DE5">
              <w:rPr>
                <w:rStyle w:val="Strong"/>
                <w:b w:val="0"/>
                <w:sz w:val="48"/>
              </w:rPr>
              <w:t>500069975</w:t>
            </w:r>
          </w:p>
        </w:tc>
        <w:tc>
          <w:tcPr>
            <w:tcW w:w="2514" w:type="dxa"/>
          </w:tcPr>
          <w:p w:rsidR="00317E18" w:rsidRPr="00A57DE5" w:rsidRDefault="00A57DE5" w:rsidP="00A57DE5">
            <w:pPr>
              <w:spacing w:before="240"/>
              <w:rPr>
                <w:rStyle w:val="Strong"/>
                <w:b w:val="0"/>
                <w:sz w:val="48"/>
              </w:rPr>
            </w:pPr>
            <w:r w:rsidRPr="00A57DE5">
              <w:rPr>
                <w:rStyle w:val="Strong"/>
                <w:b w:val="0"/>
                <w:sz w:val="48"/>
              </w:rPr>
              <w:t>42</w:t>
            </w:r>
          </w:p>
        </w:tc>
      </w:tr>
    </w:tbl>
    <w:p w:rsidR="00544F0E" w:rsidRDefault="00544F0E">
      <w:pPr>
        <w:rPr>
          <w:rStyle w:val="Strong"/>
          <w:sz w:val="72"/>
        </w:rPr>
      </w:pPr>
      <w:r>
        <w:rPr>
          <w:noProof/>
          <w:lang w:eastAsia="en-IN"/>
        </w:rPr>
        <mc:AlternateContent>
          <mc:Choice Requires="wps">
            <w:drawing>
              <wp:anchor distT="0" distB="0" distL="114300" distR="114300" simplePos="0" relativeHeight="251734016" behindDoc="0" locked="0" layoutInCell="1" allowOverlap="1" wp14:anchorId="40CF5F4E" wp14:editId="6E880E5F">
                <wp:simplePos x="0" y="0"/>
                <wp:positionH relativeFrom="margin">
                  <wp:align>center</wp:align>
                </wp:positionH>
                <wp:positionV relativeFrom="paragraph">
                  <wp:posOffset>562747</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173D8A" w:rsidRPr="00173D8A" w:rsidRDefault="00173D8A" w:rsidP="00173D8A">
                            <w:pPr>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AAHAAR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0CF5F4E" id="_x0000_t202" coordsize="21600,21600" o:spt="202" path="m,l,21600r21600,l21600,xe">
                <v:stroke joinstyle="miter"/>
                <v:path gradientshapeok="t" o:connecttype="rect"/>
              </v:shapetype>
              <v:shape id="Text Box 48" o:spid="_x0000_s1026" type="#_x0000_t202" style="position:absolute;margin-left:0;margin-top:44.3pt;width:2in;height:2in;z-index:2517340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CoHwIAAEk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" filled="f" stroked="f">
                <v:fill o:detectmouseclick="t"/>
                <v:textbox style="mso-fit-shape-to-text:t">
                  <w:txbxContent>
                    <w:p w:rsidR="00173D8A" w:rsidRPr="00173D8A" w:rsidRDefault="00173D8A" w:rsidP="00173D8A">
                      <w:pPr>
                        <w:jc w:val="cente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AAHAAR</w:t>
                      </w:r>
                    </w:p>
                  </w:txbxContent>
                </v:textbox>
                <w10:wrap anchorx="margin"/>
              </v:shape>
            </w:pict>
          </mc:Fallback>
        </mc:AlternateContent>
      </w:r>
    </w:p>
    <w:p w:rsidR="00544F0E" w:rsidRDefault="00544F0E">
      <w:pPr>
        <w:rPr>
          <w:rStyle w:val="Strong"/>
          <w:sz w:val="72"/>
        </w:rPr>
      </w:pPr>
      <w:r>
        <w:rPr>
          <w:rStyle w:val="Strong"/>
          <w:noProof/>
          <w:sz w:val="144"/>
          <w:lang w:eastAsia="en-IN"/>
        </w:rPr>
        <w:drawing>
          <wp:anchor distT="0" distB="0" distL="114300" distR="114300" simplePos="0" relativeHeight="251738112" behindDoc="1" locked="0" layoutInCell="1" allowOverlap="1" wp14:anchorId="793B9375" wp14:editId="7D94D57A">
            <wp:simplePos x="0" y="0"/>
            <wp:positionH relativeFrom="page">
              <wp:align>right</wp:align>
            </wp:positionH>
            <wp:positionV relativeFrom="paragraph">
              <wp:posOffset>8130746</wp:posOffset>
            </wp:positionV>
            <wp:extent cx="1518106" cy="476462"/>
            <wp:effectExtent l="0" t="0" r="0" b="0"/>
            <wp:wrapNone/>
            <wp:docPr id="52" name="Picture 52"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Strong"/>
          <w:sz w:val="72"/>
        </w:rPr>
        <w:br w:type="page"/>
      </w:r>
    </w:p>
    <w:p w:rsidR="00544F0E" w:rsidRDefault="00544F0E">
      <w:pPr>
        <w:rPr>
          <w:rStyle w:val="Strong"/>
          <w:sz w:val="72"/>
        </w:rPr>
      </w:pPr>
    </w:p>
    <w:p w:rsidR="00544F0E" w:rsidRDefault="00544F0E">
      <w:pPr>
        <w:rPr>
          <w:rStyle w:val="Strong"/>
          <w:sz w:val="72"/>
        </w:rPr>
      </w:pPr>
      <w:r>
        <w:rPr>
          <w:rStyle w:val="Strong"/>
          <w:sz w:val="72"/>
        </w:rPr>
        <w:t>Index</w:t>
      </w:r>
    </w:p>
    <w:tbl>
      <w:tblPr>
        <w:tblStyle w:val="TableGrid"/>
        <w:tblpPr w:leftFromText="180" w:rightFromText="180" w:vertAnchor="page" w:horzAnchor="margin" w:tblpXSpec="center" w:tblpY="4543"/>
        <w:tblW w:w="10428" w:type="dxa"/>
        <w:tblLook w:val="04A0" w:firstRow="1" w:lastRow="0" w:firstColumn="1" w:lastColumn="0" w:noHBand="0" w:noVBand="1"/>
      </w:tblPr>
      <w:tblGrid>
        <w:gridCol w:w="1130"/>
        <w:gridCol w:w="7639"/>
        <w:gridCol w:w="1659"/>
      </w:tblGrid>
      <w:tr w:rsidR="00A57DE5" w:rsidTr="00A57DE5">
        <w:tc>
          <w:tcPr>
            <w:tcW w:w="1130" w:type="dxa"/>
          </w:tcPr>
          <w:p w:rsidR="00A57DE5" w:rsidRPr="00A57DE5" w:rsidRDefault="00A57DE5" w:rsidP="00A57DE5">
            <w:pPr>
              <w:rPr>
                <w:rStyle w:val="Strong"/>
                <w:b w:val="0"/>
                <w:sz w:val="40"/>
              </w:rPr>
            </w:pPr>
            <w:r w:rsidRPr="00A57DE5">
              <w:rPr>
                <w:rStyle w:val="Strong"/>
                <w:b w:val="0"/>
                <w:sz w:val="40"/>
              </w:rPr>
              <w:t>S.No.</w:t>
            </w:r>
          </w:p>
        </w:tc>
        <w:tc>
          <w:tcPr>
            <w:tcW w:w="7639" w:type="dxa"/>
          </w:tcPr>
          <w:p w:rsidR="00A57DE5" w:rsidRPr="00A57DE5" w:rsidRDefault="00A57DE5" w:rsidP="00A57DE5">
            <w:pPr>
              <w:rPr>
                <w:rStyle w:val="Strong"/>
                <w:b w:val="0"/>
                <w:sz w:val="40"/>
              </w:rPr>
            </w:pPr>
            <w:r w:rsidRPr="00A57DE5">
              <w:rPr>
                <w:rStyle w:val="Strong"/>
                <w:b w:val="0"/>
                <w:sz w:val="40"/>
              </w:rPr>
              <w:t>Particulars</w:t>
            </w:r>
          </w:p>
        </w:tc>
        <w:tc>
          <w:tcPr>
            <w:tcW w:w="1659" w:type="dxa"/>
          </w:tcPr>
          <w:p w:rsidR="00A57DE5" w:rsidRPr="00A57DE5" w:rsidRDefault="00A57DE5" w:rsidP="00A57DE5">
            <w:pPr>
              <w:rPr>
                <w:rStyle w:val="Strong"/>
                <w:b w:val="0"/>
                <w:sz w:val="40"/>
              </w:rPr>
            </w:pPr>
            <w:r w:rsidRPr="00A57DE5">
              <w:rPr>
                <w:rStyle w:val="Strong"/>
                <w:b w:val="0"/>
                <w:sz w:val="40"/>
              </w:rPr>
              <w:t>Page No.</w:t>
            </w:r>
          </w:p>
        </w:tc>
      </w:tr>
      <w:tr w:rsidR="00A57DE5" w:rsidTr="00A57DE5">
        <w:tc>
          <w:tcPr>
            <w:tcW w:w="1130" w:type="dxa"/>
          </w:tcPr>
          <w:p w:rsidR="00A57DE5" w:rsidRPr="00A57DE5" w:rsidRDefault="00A57DE5" w:rsidP="00A57DE5">
            <w:pPr>
              <w:rPr>
                <w:rStyle w:val="Strong"/>
                <w:b w:val="0"/>
                <w:sz w:val="40"/>
              </w:rPr>
            </w:pPr>
            <w:r w:rsidRPr="00A57DE5">
              <w:rPr>
                <w:rStyle w:val="Strong"/>
                <w:b w:val="0"/>
                <w:sz w:val="40"/>
              </w:rPr>
              <w:t>1.</w:t>
            </w:r>
          </w:p>
        </w:tc>
        <w:tc>
          <w:tcPr>
            <w:tcW w:w="7639" w:type="dxa"/>
          </w:tcPr>
          <w:p w:rsidR="00A57DE5" w:rsidRPr="00A57DE5" w:rsidRDefault="00A57DE5" w:rsidP="00A57DE5">
            <w:pPr>
              <w:rPr>
                <w:rStyle w:val="Strong"/>
                <w:b w:val="0"/>
                <w:sz w:val="40"/>
              </w:rPr>
            </w:pPr>
            <w:r w:rsidRPr="00A57DE5">
              <w:rPr>
                <w:rStyle w:val="Strong"/>
                <w:b w:val="0"/>
                <w:sz w:val="40"/>
              </w:rPr>
              <w:t>Abstract</w:t>
            </w:r>
          </w:p>
        </w:tc>
        <w:tc>
          <w:tcPr>
            <w:tcW w:w="1659" w:type="dxa"/>
          </w:tcPr>
          <w:p w:rsidR="00A57DE5" w:rsidRPr="00A57DE5" w:rsidRDefault="00A57DE5" w:rsidP="00A57DE5">
            <w:pPr>
              <w:rPr>
                <w:rStyle w:val="Strong"/>
                <w:b w:val="0"/>
                <w:sz w:val="40"/>
              </w:rPr>
            </w:pPr>
            <w:r w:rsidRPr="00A57DE5">
              <w:rPr>
                <w:rStyle w:val="Strong"/>
                <w:b w:val="0"/>
                <w:sz w:val="40"/>
              </w:rPr>
              <w:t>4</w:t>
            </w:r>
          </w:p>
        </w:tc>
      </w:tr>
      <w:tr w:rsidR="00A57DE5" w:rsidTr="00A57DE5">
        <w:tc>
          <w:tcPr>
            <w:tcW w:w="1130" w:type="dxa"/>
          </w:tcPr>
          <w:p w:rsidR="00A57DE5" w:rsidRPr="00A57DE5" w:rsidRDefault="00A57DE5" w:rsidP="00A57DE5">
            <w:pPr>
              <w:rPr>
                <w:rStyle w:val="Strong"/>
                <w:b w:val="0"/>
                <w:sz w:val="40"/>
              </w:rPr>
            </w:pPr>
            <w:r w:rsidRPr="00A57DE5">
              <w:rPr>
                <w:rStyle w:val="Strong"/>
                <w:b w:val="0"/>
                <w:sz w:val="40"/>
              </w:rPr>
              <w:t>2.</w:t>
            </w:r>
          </w:p>
        </w:tc>
        <w:tc>
          <w:tcPr>
            <w:tcW w:w="7639" w:type="dxa"/>
          </w:tcPr>
          <w:p w:rsidR="00A57DE5" w:rsidRPr="00A57DE5" w:rsidRDefault="00A57DE5" w:rsidP="00A57DE5">
            <w:pPr>
              <w:rPr>
                <w:rStyle w:val="Strong"/>
                <w:b w:val="0"/>
                <w:sz w:val="40"/>
              </w:rPr>
            </w:pPr>
            <w:r w:rsidRPr="00A57DE5">
              <w:rPr>
                <w:rStyle w:val="Strong"/>
                <w:b w:val="0"/>
                <w:sz w:val="40"/>
              </w:rPr>
              <w:t>Principle of Agile System</w:t>
            </w:r>
          </w:p>
        </w:tc>
        <w:tc>
          <w:tcPr>
            <w:tcW w:w="1659" w:type="dxa"/>
          </w:tcPr>
          <w:p w:rsidR="00A57DE5" w:rsidRPr="00A57DE5" w:rsidRDefault="00A57DE5" w:rsidP="00A57DE5">
            <w:pPr>
              <w:rPr>
                <w:rStyle w:val="Strong"/>
                <w:b w:val="0"/>
                <w:sz w:val="40"/>
              </w:rPr>
            </w:pPr>
            <w:r w:rsidRPr="00A57DE5">
              <w:rPr>
                <w:rStyle w:val="Strong"/>
                <w:b w:val="0"/>
                <w:sz w:val="40"/>
              </w:rPr>
              <w:t>5-7</w:t>
            </w:r>
          </w:p>
        </w:tc>
      </w:tr>
      <w:tr w:rsidR="00A57DE5" w:rsidTr="00A57DE5">
        <w:tc>
          <w:tcPr>
            <w:tcW w:w="1130" w:type="dxa"/>
          </w:tcPr>
          <w:p w:rsidR="00A57DE5" w:rsidRPr="00A57DE5" w:rsidRDefault="00A57DE5" w:rsidP="00A57DE5">
            <w:pPr>
              <w:rPr>
                <w:rStyle w:val="Strong"/>
                <w:b w:val="0"/>
                <w:sz w:val="40"/>
              </w:rPr>
            </w:pPr>
            <w:r w:rsidRPr="00A57DE5">
              <w:rPr>
                <w:rStyle w:val="Strong"/>
                <w:b w:val="0"/>
                <w:sz w:val="40"/>
              </w:rPr>
              <w:t>3.</w:t>
            </w:r>
          </w:p>
        </w:tc>
        <w:tc>
          <w:tcPr>
            <w:tcW w:w="7639" w:type="dxa"/>
          </w:tcPr>
          <w:p w:rsidR="00A57DE5" w:rsidRPr="00A57DE5" w:rsidRDefault="00A57DE5" w:rsidP="00A57DE5">
            <w:pPr>
              <w:rPr>
                <w:rStyle w:val="Strong"/>
                <w:b w:val="0"/>
                <w:sz w:val="40"/>
              </w:rPr>
            </w:pPr>
            <w:r w:rsidRPr="00A57DE5">
              <w:rPr>
                <w:rStyle w:val="Strong"/>
                <w:b w:val="0"/>
                <w:sz w:val="40"/>
              </w:rPr>
              <w:t>Introduction</w:t>
            </w:r>
          </w:p>
        </w:tc>
        <w:tc>
          <w:tcPr>
            <w:tcW w:w="1659" w:type="dxa"/>
          </w:tcPr>
          <w:p w:rsidR="00A57DE5" w:rsidRPr="00A57DE5" w:rsidRDefault="00A57DE5" w:rsidP="00A57DE5">
            <w:pPr>
              <w:rPr>
                <w:rStyle w:val="Strong"/>
                <w:b w:val="0"/>
                <w:sz w:val="40"/>
              </w:rPr>
            </w:pPr>
            <w:r w:rsidRPr="00A57DE5">
              <w:rPr>
                <w:rStyle w:val="Strong"/>
                <w:b w:val="0"/>
                <w:sz w:val="40"/>
              </w:rPr>
              <w:t>8-10</w:t>
            </w:r>
          </w:p>
        </w:tc>
      </w:tr>
      <w:tr w:rsidR="00A57DE5" w:rsidTr="00A57DE5">
        <w:tc>
          <w:tcPr>
            <w:tcW w:w="1130" w:type="dxa"/>
          </w:tcPr>
          <w:p w:rsidR="00A57DE5" w:rsidRPr="00A57DE5" w:rsidRDefault="00A57DE5" w:rsidP="00A57DE5">
            <w:pPr>
              <w:rPr>
                <w:rStyle w:val="Strong"/>
                <w:b w:val="0"/>
                <w:sz w:val="40"/>
              </w:rPr>
            </w:pPr>
            <w:r w:rsidRPr="00A57DE5">
              <w:rPr>
                <w:rStyle w:val="Strong"/>
                <w:b w:val="0"/>
                <w:sz w:val="40"/>
              </w:rPr>
              <w:t>4.</w:t>
            </w:r>
          </w:p>
        </w:tc>
        <w:tc>
          <w:tcPr>
            <w:tcW w:w="7639" w:type="dxa"/>
          </w:tcPr>
          <w:p w:rsidR="00A57DE5" w:rsidRPr="00A57DE5" w:rsidRDefault="00A57DE5" w:rsidP="00A57DE5">
            <w:pPr>
              <w:rPr>
                <w:rStyle w:val="Strong"/>
                <w:b w:val="0"/>
                <w:sz w:val="40"/>
              </w:rPr>
            </w:pPr>
            <w:r w:rsidRPr="00A57DE5">
              <w:rPr>
                <w:rStyle w:val="Strong"/>
                <w:b w:val="0"/>
                <w:sz w:val="40"/>
              </w:rPr>
              <w:t>E-R Diagram</w:t>
            </w:r>
          </w:p>
        </w:tc>
        <w:tc>
          <w:tcPr>
            <w:tcW w:w="1659" w:type="dxa"/>
          </w:tcPr>
          <w:p w:rsidR="00A57DE5" w:rsidRPr="00A57DE5" w:rsidRDefault="00A57DE5" w:rsidP="00A57DE5">
            <w:pPr>
              <w:rPr>
                <w:rStyle w:val="Strong"/>
                <w:b w:val="0"/>
                <w:sz w:val="40"/>
              </w:rPr>
            </w:pPr>
            <w:r w:rsidRPr="00A57DE5">
              <w:rPr>
                <w:rStyle w:val="Strong"/>
                <w:b w:val="0"/>
                <w:sz w:val="40"/>
              </w:rPr>
              <w:t>11</w:t>
            </w:r>
          </w:p>
        </w:tc>
      </w:tr>
      <w:tr w:rsidR="00A57DE5" w:rsidTr="00A57DE5">
        <w:tc>
          <w:tcPr>
            <w:tcW w:w="1130" w:type="dxa"/>
          </w:tcPr>
          <w:p w:rsidR="00A57DE5" w:rsidRPr="00A57DE5" w:rsidRDefault="00A57DE5" w:rsidP="00A57DE5">
            <w:pPr>
              <w:rPr>
                <w:rStyle w:val="Strong"/>
                <w:b w:val="0"/>
                <w:sz w:val="40"/>
              </w:rPr>
            </w:pPr>
            <w:r w:rsidRPr="00A57DE5">
              <w:rPr>
                <w:rStyle w:val="Strong"/>
                <w:b w:val="0"/>
                <w:sz w:val="40"/>
              </w:rPr>
              <w:t>5.</w:t>
            </w:r>
          </w:p>
        </w:tc>
        <w:tc>
          <w:tcPr>
            <w:tcW w:w="7639" w:type="dxa"/>
          </w:tcPr>
          <w:p w:rsidR="00A57DE5" w:rsidRPr="00A57DE5" w:rsidRDefault="00A57DE5" w:rsidP="00A57DE5">
            <w:pPr>
              <w:rPr>
                <w:rStyle w:val="Strong"/>
                <w:b w:val="0"/>
                <w:sz w:val="40"/>
              </w:rPr>
            </w:pPr>
            <w:r w:rsidRPr="00A57DE5">
              <w:rPr>
                <w:rStyle w:val="Strong"/>
                <w:b w:val="0"/>
                <w:sz w:val="40"/>
              </w:rPr>
              <w:t>DFD Diagram</w:t>
            </w:r>
          </w:p>
        </w:tc>
        <w:tc>
          <w:tcPr>
            <w:tcW w:w="1659" w:type="dxa"/>
          </w:tcPr>
          <w:p w:rsidR="00A57DE5" w:rsidRPr="00A57DE5" w:rsidRDefault="00A57DE5" w:rsidP="00A57DE5">
            <w:pPr>
              <w:rPr>
                <w:rStyle w:val="Strong"/>
                <w:b w:val="0"/>
                <w:sz w:val="40"/>
              </w:rPr>
            </w:pPr>
            <w:r w:rsidRPr="00A57DE5">
              <w:rPr>
                <w:rStyle w:val="Strong"/>
                <w:b w:val="0"/>
                <w:sz w:val="40"/>
              </w:rPr>
              <w:t>12</w:t>
            </w:r>
          </w:p>
        </w:tc>
      </w:tr>
      <w:tr w:rsidR="00A57DE5" w:rsidTr="00A57DE5">
        <w:tc>
          <w:tcPr>
            <w:tcW w:w="1130" w:type="dxa"/>
          </w:tcPr>
          <w:p w:rsidR="00A57DE5" w:rsidRPr="00A57DE5" w:rsidRDefault="00A57DE5" w:rsidP="00A57DE5">
            <w:pPr>
              <w:rPr>
                <w:rStyle w:val="Strong"/>
                <w:b w:val="0"/>
                <w:sz w:val="40"/>
              </w:rPr>
            </w:pPr>
            <w:r w:rsidRPr="00A57DE5">
              <w:rPr>
                <w:rStyle w:val="Strong"/>
                <w:b w:val="0"/>
                <w:sz w:val="40"/>
              </w:rPr>
              <w:t>6.</w:t>
            </w:r>
          </w:p>
        </w:tc>
        <w:tc>
          <w:tcPr>
            <w:tcW w:w="7639" w:type="dxa"/>
          </w:tcPr>
          <w:p w:rsidR="00A57DE5" w:rsidRPr="00A57DE5" w:rsidRDefault="00A57DE5" w:rsidP="00A57DE5">
            <w:pPr>
              <w:rPr>
                <w:rStyle w:val="Strong"/>
                <w:b w:val="0"/>
                <w:sz w:val="40"/>
              </w:rPr>
            </w:pPr>
            <w:r w:rsidRPr="00A57DE5">
              <w:rPr>
                <w:rStyle w:val="Strong"/>
                <w:b w:val="0"/>
                <w:sz w:val="40"/>
              </w:rPr>
              <w:t>Methodology</w:t>
            </w:r>
            <w:r>
              <w:rPr>
                <w:rStyle w:val="Strong"/>
                <w:b w:val="0"/>
                <w:sz w:val="40"/>
              </w:rPr>
              <w:t xml:space="preserve"> : Waterfall Model</w:t>
            </w:r>
          </w:p>
        </w:tc>
        <w:tc>
          <w:tcPr>
            <w:tcW w:w="1659" w:type="dxa"/>
          </w:tcPr>
          <w:p w:rsidR="00A57DE5" w:rsidRPr="00A57DE5" w:rsidRDefault="00E27B06" w:rsidP="00A57DE5">
            <w:pPr>
              <w:rPr>
                <w:rStyle w:val="Strong"/>
                <w:b w:val="0"/>
                <w:sz w:val="40"/>
              </w:rPr>
            </w:pPr>
            <w:r>
              <w:rPr>
                <w:rStyle w:val="Strong"/>
                <w:b w:val="0"/>
                <w:sz w:val="40"/>
              </w:rPr>
              <w:t>13-15</w:t>
            </w:r>
          </w:p>
        </w:tc>
      </w:tr>
    </w:tbl>
    <w:p w:rsidR="00544F0E" w:rsidRDefault="00A57DE5">
      <w:pPr>
        <w:rPr>
          <w:rStyle w:val="Strong"/>
          <w:sz w:val="72"/>
        </w:rPr>
      </w:pPr>
      <w:r>
        <w:rPr>
          <w:rStyle w:val="Strong"/>
          <w:noProof/>
          <w:sz w:val="144"/>
          <w:lang w:eastAsia="en-IN"/>
        </w:rPr>
        <w:drawing>
          <wp:anchor distT="0" distB="0" distL="114300" distR="114300" simplePos="0" relativeHeight="251744256" behindDoc="1" locked="0" layoutInCell="1" allowOverlap="1" wp14:anchorId="5CD735BF" wp14:editId="4735C7A3">
            <wp:simplePos x="0" y="0"/>
            <wp:positionH relativeFrom="page">
              <wp:posOffset>6042660</wp:posOffset>
            </wp:positionH>
            <wp:positionV relativeFrom="paragraph">
              <wp:posOffset>7563583</wp:posOffset>
            </wp:positionV>
            <wp:extent cx="1518106" cy="476462"/>
            <wp:effectExtent l="0" t="0" r="0" b="0"/>
            <wp:wrapNone/>
            <wp:docPr id="55" name="Picture 55"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Strong"/>
          <w:noProof/>
          <w:sz w:val="144"/>
          <w:lang w:eastAsia="en-IN"/>
        </w:rPr>
        <w:drawing>
          <wp:anchor distT="0" distB="0" distL="114300" distR="114300" simplePos="0" relativeHeight="251742208" behindDoc="1" locked="0" layoutInCell="1" allowOverlap="1" wp14:anchorId="597D3165" wp14:editId="32DCCFD3">
            <wp:simplePos x="0" y="0"/>
            <wp:positionH relativeFrom="page">
              <wp:posOffset>8297594</wp:posOffset>
            </wp:positionH>
            <wp:positionV relativeFrom="paragraph">
              <wp:posOffset>8240297</wp:posOffset>
            </wp:positionV>
            <wp:extent cx="1518106" cy="476462"/>
            <wp:effectExtent l="0" t="0" r="0" b="0"/>
            <wp:wrapNone/>
            <wp:docPr id="54" name="Picture 54"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Strong"/>
          <w:noProof/>
          <w:sz w:val="144"/>
          <w:lang w:eastAsia="en-IN"/>
        </w:rPr>
        <w:drawing>
          <wp:anchor distT="0" distB="0" distL="114300" distR="114300" simplePos="0" relativeHeight="251740160" behindDoc="1" locked="0" layoutInCell="1" allowOverlap="1" wp14:anchorId="597D3165" wp14:editId="32DCCFD3">
            <wp:simplePos x="0" y="0"/>
            <wp:positionH relativeFrom="page">
              <wp:posOffset>8142752</wp:posOffset>
            </wp:positionH>
            <wp:positionV relativeFrom="paragraph">
              <wp:posOffset>8085162</wp:posOffset>
            </wp:positionV>
            <wp:extent cx="1518106" cy="476462"/>
            <wp:effectExtent l="0" t="0" r="0" b="0"/>
            <wp:wrapNone/>
            <wp:docPr id="53" name="Picture 53"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Strong"/>
          <w:sz w:val="72"/>
        </w:rPr>
        <w:t xml:space="preserve"> </w:t>
      </w:r>
      <w:r w:rsidR="00544F0E">
        <w:rPr>
          <w:rStyle w:val="Strong"/>
          <w:sz w:val="72"/>
        </w:rPr>
        <w:br w:type="page"/>
      </w:r>
    </w:p>
    <w:p w:rsidR="00173D8A" w:rsidRPr="00173D8A" w:rsidRDefault="00173D8A">
      <w:pPr>
        <w:rPr>
          <w:rStyle w:val="Strong"/>
          <w:sz w:val="72"/>
        </w:rPr>
      </w:pPr>
      <w:r>
        <w:rPr>
          <w:rStyle w:val="Strong"/>
          <w:noProof/>
          <w:sz w:val="144"/>
          <w:lang w:eastAsia="en-IN"/>
        </w:rPr>
        <w:lastRenderedPageBreak/>
        <w:drawing>
          <wp:anchor distT="0" distB="0" distL="114300" distR="114300" simplePos="0" relativeHeight="251736064" behindDoc="1" locked="0" layoutInCell="1" allowOverlap="1" wp14:anchorId="48360381" wp14:editId="5B314BEC">
            <wp:simplePos x="0" y="0"/>
            <wp:positionH relativeFrom="page">
              <wp:posOffset>4800600</wp:posOffset>
            </wp:positionH>
            <wp:positionV relativeFrom="paragraph">
              <wp:posOffset>9182100</wp:posOffset>
            </wp:positionV>
            <wp:extent cx="1518106" cy="476462"/>
            <wp:effectExtent l="0" t="0" r="0" b="0"/>
            <wp:wrapNone/>
            <wp:docPr id="49" name="Picture 49"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7957" w:rsidRDefault="009D7957">
      <w:pPr>
        <w:rPr>
          <w:rStyle w:val="Strong"/>
          <w:rFonts w:asciiTheme="majorHAnsi" w:eastAsiaTheme="majorEastAsia" w:hAnsiTheme="majorHAnsi" w:cstheme="majorBidi"/>
          <w:spacing w:val="-10"/>
          <w:kern w:val="28"/>
          <w:sz w:val="72"/>
          <w:szCs w:val="56"/>
        </w:rPr>
      </w:pPr>
    </w:p>
    <w:p w:rsidR="009D7957" w:rsidRDefault="009C0C6B" w:rsidP="008E2003">
      <w:pPr>
        <w:pStyle w:val="Title"/>
        <w:rPr>
          <w:rStyle w:val="Strong"/>
        </w:rPr>
      </w:pPr>
      <w:r>
        <w:rPr>
          <w:noProof/>
          <w:lang w:eastAsia="en-IN"/>
        </w:rPr>
        <w:drawing>
          <wp:anchor distT="0" distB="0" distL="114300" distR="114300" simplePos="0" relativeHeight="251722752" behindDoc="1" locked="0" layoutInCell="1" allowOverlap="1">
            <wp:simplePos x="0" y="0"/>
            <wp:positionH relativeFrom="page">
              <wp:posOffset>3638550</wp:posOffset>
            </wp:positionH>
            <wp:positionV relativeFrom="paragraph">
              <wp:posOffset>-895350</wp:posOffset>
            </wp:positionV>
            <wp:extent cx="3924200" cy="3546475"/>
            <wp:effectExtent l="0" t="0" r="635" b="0"/>
            <wp:wrapNone/>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lum bright="70000" contrast="-70000"/>
                      <a:extLst>
                        <a:ext uri="{BEBA8EAE-BF5A-486C-A8C5-ECC9F3942E4B}">
                          <a14:imgProps xmlns:a14="http://schemas.microsoft.com/office/drawing/2010/main">
                            <a14:imgLayer r:embed="rId10">
                              <a14:imgEffect>
                                <a14:brightnessContrast bright="-40000" contrast="4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924200" cy="35464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721728" behindDoc="1" locked="0" layoutInCell="1" allowOverlap="1">
            <wp:simplePos x="0" y="0"/>
            <wp:positionH relativeFrom="page">
              <wp:align>left</wp:align>
            </wp:positionH>
            <wp:positionV relativeFrom="paragraph">
              <wp:posOffset>-895350</wp:posOffset>
            </wp:positionV>
            <wp:extent cx="4476750" cy="3547745"/>
            <wp:effectExtent l="0" t="0" r="0" b="0"/>
            <wp:wrapNone/>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cstate="print">
                      <a:lum bright="70000" contrast="-70000"/>
                      <a:extLst>
                        <a:ext uri="{BEBA8EAE-BF5A-486C-A8C5-ECC9F3942E4B}">
                          <a14:imgProps xmlns:a14="http://schemas.microsoft.com/office/drawing/2010/main">
                            <a14:imgLayer r:embed="rId12">
                              <a14:imgEffect>
                                <a14:brightnessContrast bright="-4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76750" cy="3547745"/>
                    </a:xfrm>
                    <a:prstGeom prst="rect">
                      <a:avLst/>
                    </a:prstGeom>
                  </pic:spPr>
                </pic:pic>
              </a:graphicData>
            </a:graphic>
            <wp14:sizeRelH relativeFrom="margin">
              <wp14:pctWidth>0</wp14:pctWidth>
            </wp14:sizeRelH>
            <wp14:sizeRelV relativeFrom="margin">
              <wp14:pctHeight>0</wp14:pctHeight>
            </wp14:sizeRelV>
          </wp:anchor>
        </w:drawing>
      </w:r>
    </w:p>
    <w:p w:rsidR="009D7957" w:rsidRDefault="00317E18">
      <w:pPr>
        <w:rPr>
          <w:rStyle w:val="Strong"/>
          <w:rFonts w:asciiTheme="majorHAnsi" w:eastAsiaTheme="majorEastAsia" w:hAnsiTheme="majorHAnsi" w:cstheme="majorBidi"/>
          <w:spacing w:val="-10"/>
          <w:kern w:val="28"/>
          <w:sz w:val="56"/>
          <w:szCs w:val="56"/>
        </w:rPr>
      </w:pPr>
      <w:r>
        <w:rPr>
          <w:noProof/>
          <w:lang w:eastAsia="en-IN"/>
        </w:rPr>
        <w:drawing>
          <wp:anchor distT="0" distB="0" distL="114300" distR="114300" simplePos="0" relativeHeight="251727872" behindDoc="0" locked="0" layoutInCell="1" allowOverlap="1">
            <wp:simplePos x="0" y="0"/>
            <wp:positionH relativeFrom="margin">
              <wp:align>center</wp:align>
            </wp:positionH>
            <wp:positionV relativeFrom="paragraph">
              <wp:posOffset>2118360</wp:posOffset>
            </wp:positionV>
            <wp:extent cx="3811519" cy="1162050"/>
            <wp:effectExtent l="0" t="0" r="0" b="0"/>
            <wp:wrapNone/>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11519" cy="11620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mc:AlternateContent>
          <mc:Choice Requires="wps">
            <w:drawing>
              <wp:anchor distT="0" distB="0" distL="114300" distR="114300" simplePos="0" relativeHeight="251729920" behindDoc="0" locked="0" layoutInCell="1" allowOverlap="1" wp14:anchorId="7E72D9ED" wp14:editId="171F54F5">
                <wp:simplePos x="0" y="0"/>
                <wp:positionH relativeFrom="page">
                  <wp:align>right</wp:align>
                </wp:positionH>
                <wp:positionV relativeFrom="paragraph">
                  <wp:posOffset>5661660</wp:posOffset>
                </wp:positionV>
                <wp:extent cx="7560310" cy="769441"/>
                <wp:effectExtent l="0" t="0" r="0" b="0"/>
                <wp:wrapNone/>
                <wp:docPr id="46" name="TextBox 10"/>
                <wp:cNvGraphicFramePr/>
                <a:graphic xmlns:a="http://schemas.openxmlformats.org/drawingml/2006/main">
                  <a:graphicData uri="http://schemas.microsoft.com/office/word/2010/wordprocessingShape">
                    <wps:wsp>
                      <wps:cNvSpPr txBox="1"/>
                      <wps:spPr>
                        <a:xfrm>
                          <a:off x="0" y="0"/>
                          <a:ext cx="7560310" cy="769441"/>
                        </a:xfrm>
                        <a:prstGeom prst="rect">
                          <a:avLst/>
                        </a:prstGeom>
                        <a:noFill/>
                      </wps:spPr>
                      <wps:txbx>
                        <w:txbxContent>
                          <w:p w:rsidR="009C0C6B" w:rsidRDefault="009C0C6B" w:rsidP="009C0C6B">
                            <w:pPr>
                              <w:pStyle w:val="NormalWeb"/>
                              <w:spacing w:before="0" w:beforeAutospacing="0" w:after="0" w:afterAutospacing="0"/>
                              <w:jc w:val="center"/>
                            </w:pPr>
                            <w:r>
                              <w:rPr>
                                <w:rFonts w:ascii="Bahnschrift Light" w:hAnsi="Bahnschrift Light" w:cstheme="minorBidi"/>
                                <w:kern w:val="24"/>
                                <w:sz w:val="80"/>
                                <w:szCs w:val="80"/>
                              </w:rPr>
                              <w:t xml:space="preserve">One </w:t>
                            </w:r>
                            <w:r w:rsidR="00317E18">
                              <w:rPr>
                                <w:rFonts w:ascii="Bahnschrift Light" w:hAnsi="Bahnschrift Light" w:cstheme="minorBidi"/>
                                <w:kern w:val="24"/>
                                <w:sz w:val="80"/>
                                <w:szCs w:val="80"/>
                              </w:rPr>
                              <w:t>can</w:t>
                            </w:r>
                            <w:r w:rsidR="00317E18" w:rsidRPr="009C0C6B">
                              <w:rPr>
                                <w:rFonts w:ascii="Bahnschrift Light" w:hAnsi="Bahnschrift Light" w:cstheme="minorBidi"/>
                                <w:kern w:val="24"/>
                                <w:sz w:val="80"/>
                                <w:szCs w:val="80"/>
                              </w:rPr>
                              <w:t>, two</w:t>
                            </w:r>
                            <w:r w:rsidRPr="009C0C6B">
                              <w:rPr>
                                <w:rFonts w:ascii="Bahnschrift Light" w:hAnsi="Bahnschrift Light" w:cstheme="minorBidi"/>
                                <w:kern w:val="24"/>
                                <w:sz w:val="80"/>
                                <w:szCs w:val="80"/>
                              </w:rPr>
                              <w:t xml:space="preserve"> </w:t>
                            </w:r>
                            <w:r w:rsidR="00317E18" w:rsidRPr="009C0C6B">
                              <w:rPr>
                                <w:rFonts w:ascii="Bahnschrift Light" w:hAnsi="Bahnschrift Light" w:cstheme="minorBidi"/>
                                <w:kern w:val="24"/>
                                <w:sz w:val="80"/>
                                <w:szCs w:val="80"/>
                              </w:rPr>
                              <w:t>can, who</w:t>
                            </w:r>
                            <w:r w:rsidRPr="009C0C6B">
                              <w:rPr>
                                <w:rFonts w:ascii="Bahnschrift Light" w:hAnsi="Bahnschrift Light" w:cstheme="minorBidi"/>
                                <w:kern w:val="24"/>
                                <w:sz w:val="80"/>
                                <w:szCs w:val="80"/>
                              </w:rPr>
                              <w:t xml:space="preserve"> can?? </w:t>
                            </w:r>
                            <w:r w:rsidRPr="00317E18">
                              <w:rPr>
                                <w:rFonts w:ascii="Bahnschrift Light" w:hAnsi="Bahnschrift Light" w:cstheme="minorBidi"/>
                                <w:b/>
                                <w:bCs/>
                                <w:color w:val="FF0000"/>
                                <w:kern w:val="24"/>
                                <w:sz w:val="88"/>
                                <w:szCs w:val="88"/>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t>YOU CAN</w:t>
                            </w:r>
                          </w:p>
                        </w:txbxContent>
                      </wps:txbx>
                      <wps:bodyPr wrap="square" rtlCol="0">
                        <a:spAutoFit/>
                      </wps:bodyPr>
                    </wps:wsp>
                  </a:graphicData>
                </a:graphic>
                <wp14:sizeRelH relativeFrom="margin">
                  <wp14:pctWidth>0</wp14:pctWidth>
                </wp14:sizeRelH>
              </wp:anchor>
            </w:drawing>
          </mc:Choice>
          <mc:Fallback>
            <w:pict>
              <v:shape w14:anchorId="7E72D9ED" id="TextBox 10" o:spid="_x0000_s1027" type="#_x0000_t202" style="position:absolute;margin-left:544.1pt;margin-top:445.8pt;width:595.3pt;height:60.6pt;z-index:25172992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" filled="f" stroked="f">
                <v:textbox style="mso-fit-shape-to-text:t">
                  <w:txbxContent>
                    <w:p w:rsidR="009C0C6B" w:rsidRDefault="009C0C6B" w:rsidP="009C0C6B">
                      <w:pPr>
                        <w:pStyle w:val="NormalWeb"/>
                        <w:spacing w:before="0" w:beforeAutospacing="0" w:after="0" w:afterAutospacing="0"/>
                        <w:jc w:val="center"/>
                      </w:pPr>
                      <w:r>
                        <w:rPr>
                          <w:rFonts w:ascii="Bahnschrift Light" w:hAnsi="Bahnschrift Light" w:cstheme="minorBidi"/>
                          <w:kern w:val="24"/>
                          <w:sz w:val="80"/>
                          <w:szCs w:val="80"/>
                        </w:rPr>
                        <w:t xml:space="preserve">One </w:t>
                      </w:r>
                      <w:r w:rsidR="00317E18">
                        <w:rPr>
                          <w:rFonts w:ascii="Bahnschrift Light" w:hAnsi="Bahnschrift Light" w:cstheme="minorBidi"/>
                          <w:kern w:val="24"/>
                          <w:sz w:val="80"/>
                          <w:szCs w:val="80"/>
                        </w:rPr>
                        <w:t>can</w:t>
                      </w:r>
                      <w:r w:rsidR="00317E18" w:rsidRPr="009C0C6B">
                        <w:rPr>
                          <w:rFonts w:ascii="Bahnschrift Light" w:hAnsi="Bahnschrift Light" w:cstheme="minorBidi"/>
                          <w:kern w:val="24"/>
                          <w:sz w:val="80"/>
                          <w:szCs w:val="80"/>
                        </w:rPr>
                        <w:t>, two</w:t>
                      </w:r>
                      <w:r w:rsidRPr="009C0C6B">
                        <w:rPr>
                          <w:rFonts w:ascii="Bahnschrift Light" w:hAnsi="Bahnschrift Light" w:cstheme="minorBidi"/>
                          <w:kern w:val="24"/>
                          <w:sz w:val="80"/>
                          <w:szCs w:val="80"/>
                        </w:rPr>
                        <w:t xml:space="preserve"> </w:t>
                      </w:r>
                      <w:r w:rsidR="00317E18" w:rsidRPr="009C0C6B">
                        <w:rPr>
                          <w:rFonts w:ascii="Bahnschrift Light" w:hAnsi="Bahnschrift Light" w:cstheme="minorBidi"/>
                          <w:kern w:val="24"/>
                          <w:sz w:val="80"/>
                          <w:szCs w:val="80"/>
                        </w:rPr>
                        <w:t>can, who</w:t>
                      </w:r>
                      <w:r w:rsidRPr="009C0C6B">
                        <w:rPr>
                          <w:rFonts w:ascii="Bahnschrift Light" w:hAnsi="Bahnschrift Light" w:cstheme="minorBidi"/>
                          <w:kern w:val="24"/>
                          <w:sz w:val="80"/>
                          <w:szCs w:val="80"/>
                        </w:rPr>
                        <w:t xml:space="preserve"> can??</w:t>
                      </w:r>
                      <w:bookmarkStart w:id="1" w:name="_GoBack"/>
                      <w:bookmarkEnd w:id="1"/>
                      <w:r w:rsidRPr="009C0C6B">
                        <w:rPr>
                          <w:rFonts w:ascii="Bahnschrift Light" w:hAnsi="Bahnschrift Light" w:cstheme="minorBidi"/>
                          <w:kern w:val="24"/>
                          <w:sz w:val="80"/>
                          <w:szCs w:val="80"/>
                        </w:rPr>
                        <w:t xml:space="preserve"> </w:t>
                      </w:r>
                      <w:r w:rsidRPr="00317E18">
                        <w:rPr>
                          <w:rFonts w:ascii="Bahnschrift Light" w:hAnsi="Bahnschrift Light" w:cstheme="minorBidi"/>
                          <w:b/>
                          <w:bCs/>
                          <w:color w:val="FF0000"/>
                          <w:kern w:val="24"/>
                          <w:sz w:val="88"/>
                          <w:szCs w:val="88"/>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t>YOU CAN</w:t>
                      </w:r>
                    </w:p>
                  </w:txbxContent>
                </v:textbox>
                <w10:wrap anchorx="page"/>
              </v:shape>
            </w:pict>
          </mc:Fallback>
        </mc:AlternateContent>
      </w:r>
      <w:r w:rsidR="009C0C6B">
        <w:rPr>
          <w:noProof/>
          <w:lang w:eastAsia="en-IN"/>
        </w:rPr>
        <w:drawing>
          <wp:anchor distT="0" distB="0" distL="114300" distR="114300" simplePos="0" relativeHeight="251726848" behindDoc="0" locked="0" layoutInCell="1" allowOverlap="1">
            <wp:simplePos x="0" y="0"/>
            <wp:positionH relativeFrom="page">
              <wp:posOffset>3638550</wp:posOffset>
            </wp:positionH>
            <wp:positionV relativeFrom="paragraph">
              <wp:posOffset>5661660</wp:posOffset>
            </wp:positionV>
            <wp:extent cx="3921760" cy="3656330"/>
            <wp:effectExtent l="0" t="0" r="2540" b="1270"/>
            <wp:wrapNone/>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cstate="print">
                      <a:lum bright="70000" contrast="-70000"/>
                      <a:extLst>
                        <a:ext uri="{BEBA8EAE-BF5A-486C-A8C5-ECC9F3942E4B}">
                          <a14:imgProps xmlns:a14="http://schemas.microsoft.com/office/drawing/2010/main">
                            <a14:imgLayer r:embed="rId15">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3921760" cy="3656330"/>
                    </a:xfrm>
                    <a:prstGeom prst="rect">
                      <a:avLst/>
                    </a:prstGeom>
                  </pic:spPr>
                </pic:pic>
              </a:graphicData>
            </a:graphic>
            <wp14:sizeRelH relativeFrom="margin">
              <wp14:pctWidth>0</wp14:pctWidth>
            </wp14:sizeRelH>
            <wp14:sizeRelV relativeFrom="margin">
              <wp14:pctHeight>0</wp14:pctHeight>
            </wp14:sizeRelV>
          </wp:anchor>
        </w:drawing>
      </w:r>
      <w:r w:rsidR="009C0C6B">
        <w:rPr>
          <w:noProof/>
          <w:lang w:eastAsia="en-IN"/>
        </w:rPr>
        <w:drawing>
          <wp:anchor distT="0" distB="0" distL="114300" distR="114300" simplePos="0" relativeHeight="251725824" behindDoc="0" locked="0" layoutInCell="1" allowOverlap="1">
            <wp:simplePos x="0" y="0"/>
            <wp:positionH relativeFrom="page">
              <wp:align>left</wp:align>
            </wp:positionH>
            <wp:positionV relativeFrom="paragraph">
              <wp:posOffset>5666106</wp:posOffset>
            </wp:positionV>
            <wp:extent cx="4438650" cy="3648710"/>
            <wp:effectExtent l="0" t="0" r="0" b="8890"/>
            <wp:wrapNone/>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lum bright="70000" contrast="-70000"/>
                      <a:extLst>
                        <a:ext uri="{BEBA8EAE-BF5A-486C-A8C5-ECC9F3942E4B}">
                          <a14:imgProps xmlns:a14="http://schemas.microsoft.com/office/drawing/2010/main">
                            <a14:imgLayer r:embed="rId17">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4438650" cy="3648710"/>
                    </a:xfrm>
                    <a:prstGeom prst="rect">
                      <a:avLst/>
                    </a:prstGeom>
                  </pic:spPr>
                </pic:pic>
              </a:graphicData>
            </a:graphic>
            <wp14:sizeRelH relativeFrom="margin">
              <wp14:pctWidth>0</wp14:pctWidth>
            </wp14:sizeRelH>
            <wp14:sizeRelV relativeFrom="margin">
              <wp14:pctHeight>0</wp14:pctHeight>
            </wp14:sizeRelV>
          </wp:anchor>
        </w:drawing>
      </w:r>
      <w:r w:rsidR="009C0C6B">
        <w:rPr>
          <w:noProof/>
          <w:lang w:eastAsia="en-IN"/>
        </w:rPr>
        <w:drawing>
          <wp:anchor distT="0" distB="0" distL="114300" distR="114300" simplePos="0" relativeHeight="251724800" behindDoc="0" locked="0" layoutInCell="1" allowOverlap="1">
            <wp:simplePos x="0" y="0"/>
            <wp:positionH relativeFrom="page">
              <wp:posOffset>2876550</wp:posOffset>
            </wp:positionH>
            <wp:positionV relativeFrom="paragraph">
              <wp:posOffset>2251710</wp:posOffset>
            </wp:positionV>
            <wp:extent cx="4759960" cy="3414395"/>
            <wp:effectExtent l="0" t="0" r="2540" b="0"/>
            <wp:wrapNone/>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8">
                      <a:lum bright="70000" contrast="-70000"/>
                      <a:extLst>
                        <a:ext uri="{BEBA8EAE-BF5A-486C-A8C5-ECC9F3942E4B}">
                          <a14:imgProps xmlns:a14="http://schemas.microsoft.com/office/drawing/2010/main">
                            <a14:imgLayer r:embed="rId19">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4759960" cy="3414395"/>
                    </a:xfrm>
                    <a:prstGeom prst="rect">
                      <a:avLst/>
                    </a:prstGeom>
                  </pic:spPr>
                </pic:pic>
              </a:graphicData>
            </a:graphic>
            <wp14:sizeRelH relativeFrom="margin">
              <wp14:pctWidth>0</wp14:pctWidth>
            </wp14:sizeRelH>
            <wp14:sizeRelV relativeFrom="margin">
              <wp14:pctHeight>0</wp14:pctHeight>
            </wp14:sizeRelV>
          </wp:anchor>
        </w:drawing>
      </w:r>
      <w:r w:rsidR="009C0C6B">
        <w:rPr>
          <w:noProof/>
          <w:lang w:eastAsia="en-IN"/>
        </w:rPr>
        <w:drawing>
          <wp:anchor distT="0" distB="0" distL="114300" distR="114300" simplePos="0" relativeHeight="251723776" behindDoc="0" locked="0" layoutInCell="1" allowOverlap="1">
            <wp:simplePos x="0" y="0"/>
            <wp:positionH relativeFrom="page">
              <wp:align>left</wp:align>
            </wp:positionH>
            <wp:positionV relativeFrom="paragraph">
              <wp:posOffset>2218055</wp:posOffset>
            </wp:positionV>
            <wp:extent cx="4248150" cy="3452495"/>
            <wp:effectExtent l="0" t="0" r="0" b="0"/>
            <wp:wrapNone/>
            <wp:docPr id="4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0">
                      <a:lum bright="70000" contrast="-70000"/>
                      <a:extLst>
                        <a:ext uri="{BEBA8EAE-BF5A-486C-A8C5-ECC9F3942E4B}">
                          <a14:imgProps xmlns:a14="http://schemas.microsoft.com/office/drawing/2010/main">
                            <a14:imgLayer r:embed="rId21">
                              <a14:imgEffect>
                                <a14:brightnessContrast bright="-40000" contrast="4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248150" cy="3452495"/>
                    </a:xfrm>
                    <a:prstGeom prst="rect">
                      <a:avLst/>
                    </a:prstGeom>
                  </pic:spPr>
                </pic:pic>
              </a:graphicData>
            </a:graphic>
            <wp14:sizeRelH relativeFrom="margin">
              <wp14:pctWidth>0</wp14:pctWidth>
            </wp14:sizeRelH>
            <wp14:sizeRelV relativeFrom="margin">
              <wp14:pctHeight>0</wp14:pctHeight>
            </wp14:sizeRelV>
          </wp:anchor>
        </w:drawing>
      </w:r>
      <w:r w:rsidR="009D7957">
        <w:rPr>
          <w:rStyle w:val="Strong"/>
        </w:rPr>
        <w:br w:type="page"/>
      </w:r>
    </w:p>
    <w:p w:rsidR="008E2003" w:rsidRPr="009D7957" w:rsidRDefault="009D7957" w:rsidP="009D7957">
      <w:pPr>
        <w:pStyle w:val="Title"/>
        <w:rPr>
          <w:b/>
          <w:bCs/>
          <w:sz w:val="72"/>
        </w:rPr>
      </w:pPr>
      <w:r w:rsidRPr="0026229B">
        <w:rPr>
          <w:rStyle w:val="Strong"/>
          <w:sz w:val="144"/>
        </w:rPr>
        <w:lastRenderedPageBreak/>
        <w:t>A</w:t>
      </w:r>
      <w:r w:rsidRPr="0026229B">
        <w:rPr>
          <w:rStyle w:val="Strong"/>
          <w:sz w:val="72"/>
        </w:rPr>
        <w:t>BSTRACT</w:t>
      </w:r>
    </w:p>
    <w:p w:rsidR="008E2003" w:rsidRDefault="008E2003" w:rsidP="008E2003"/>
    <w:p w:rsidR="00F6169C" w:rsidRDefault="00F6169C" w:rsidP="00F6169C">
      <w:pPr>
        <w:pStyle w:val="Title"/>
        <w:spacing w:line="480" w:lineRule="auto"/>
        <w:jc w:val="both"/>
        <w:rPr>
          <w:sz w:val="32"/>
        </w:rPr>
      </w:pPr>
    </w:p>
    <w:p w:rsidR="00D0529B" w:rsidRPr="00F6169C" w:rsidRDefault="000E4455" w:rsidP="00F6169C">
      <w:pPr>
        <w:pStyle w:val="Title"/>
        <w:spacing w:line="480" w:lineRule="auto"/>
        <w:jc w:val="both"/>
        <w:rPr>
          <w:sz w:val="32"/>
        </w:rPr>
      </w:pPr>
      <w:r w:rsidRPr="00F6169C">
        <w:rPr>
          <w:sz w:val="32"/>
        </w:rPr>
        <w:t>Aahaar foundation is a</w:t>
      </w:r>
      <w:r w:rsidR="00DC5FC0" w:rsidRPr="00F6169C">
        <w:rPr>
          <w:sz w:val="32"/>
        </w:rPr>
        <w:t>n</w:t>
      </w:r>
      <w:r w:rsidRPr="00F6169C">
        <w:rPr>
          <w:sz w:val="32"/>
        </w:rPr>
        <w:t xml:space="preserve"> </w:t>
      </w:r>
      <w:r w:rsidR="000978A5" w:rsidRPr="00F6169C">
        <w:rPr>
          <w:sz w:val="32"/>
        </w:rPr>
        <w:t xml:space="preserve">NGO </w:t>
      </w:r>
      <w:r w:rsidRPr="00F6169C">
        <w:rPr>
          <w:sz w:val="32"/>
        </w:rPr>
        <w:t xml:space="preserve"> that was originated f</w:t>
      </w:r>
      <w:r w:rsidR="008F6DAC" w:rsidRPr="00F6169C">
        <w:rPr>
          <w:sz w:val="32"/>
        </w:rPr>
        <w:t xml:space="preserve">rom an idea that how food can </w:t>
      </w:r>
      <w:r w:rsidRPr="00F6169C">
        <w:rPr>
          <w:sz w:val="32"/>
        </w:rPr>
        <w:t xml:space="preserve"> </w:t>
      </w:r>
      <w:r w:rsidR="008F6DAC" w:rsidRPr="00F6169C">
        <w:rPr>
          <w:sz w:val="32"/>
        </w:rPr>
        <w:t xml:space="preserve">be </w:t>
      </w:r>
      <w:r w:rsidRPr="00F6169C">
        <w:rPr>
          <w:sz w:val="32"/>
        </w:rPr>
        <w:t>reuse</w:t>
      </w:r>
      <w:r w:rsidR="008F6DAC" w:rsidRPr="00F6169C">
        <w:rPr>
          <w:sz w:val="32"/>
        </w:rPr>
        <w:t>d</w:t>
      </w:r>
      <w:r w:rsidRPr="00F6169C">
        <w:rPr>
          <w:sz w:val="32"/>
        </w:rPr>
        <w:t xml:space="preserve"> or we can say that how we can </w:t>
      </w:r>
      <w:r w:rsidR="008F6DAC" w:rsidRPr="00F6169C">
        <w:rPr>
          <w:sz w:val="32"/>
        </w:rPr>
        <w:t xml:space="preserve"> </w:t>
      </w:r>
      <w:r w:rsidR="000978A5" w:rsidRPr="00F6169C">
        <w:rPr>
          <w:sz w:val="32"/>
        </w:rPr>
        <w:t>use every</w:t>
      </w:r>
      <w:r w:rsidRPr="00F6169C">
        <w:rPr>
          <w:sz w:val="32"/>
        </w:rPr>
        <w:t xml:space="preserve"> single grain of food as some body is working day and night in field to grow it and some body is working day and night to get that </w:t>
      </w:r>
      <w:r w:rsidR="000978A5" w:rsidRPr="00F6169C">
        <w:rPr>
          <w:sz w:val="32"/>
        </w:rPr>
        <w:t xml:space="preserve">grain. We here at Aahaar tried to find four major ways to contribute to the society and stand as something new, unique. We think that money is not the only thing that can help or bring change and we  don’t demand any money from all the individual that want to work with us or help us to spread these four principal on which aahaar is based . </w:t>
      </w:r>
      <w:r w:rsidR="00D0529B" w:rsidRPr="00F6169C">
        <w:rPr>
          <w:sz w:val="32"/>
        </w:rPr>
        <w:t xml:space="preserve">We all tried to make everything super easy and client-friendly.  We </w:t>
      </w:r>
      <w:r w:rsidR="008F6DAC" w:rsidRPr="00F6169C">
        <w:rPr>
          <w:sz w:val="32"/>
        </w:rPr>
        <w:t>are planning to design</w:t>
      </w:r>
      <w:r w:rsidR="00D0529B" w:rsidRPr="00F6169C">
        <w:rPr>
          <w:sz w:val="32"/>
        </w:rPr>
        <w:t xml:space="preserve"> a web portal that is up to today’s trend and can showcase our four principal correctly. </w:t>
      </w:r>
    </w:p>
    <w:p w:rsidR="00D0529B" w:rsidRPr="00F6169C" w:rsidRDefault="00D0529B" w:rsidP="00F6169C">
      <w:pPr>
        <w:pStyle w:val="Title"/>
        <w:spacing w:line="480" w:lineRule="auto"/>
        <w:jc w:val="both"/>
        <w:rPr>
          <w:sz w:val="32"/>
        </w:rPr>
      </w:pPr>
    </w:p>
    <w:p w:rsidR="00D0529B" w:rsidRPr="00F6169C" w:rsidRDefault="00981A72" w:rsidP="00F6169C">
      <w:pPr>
        <w:spacing w:line="480" w:lineRule="auto"/>
        <w:jc w:val="both"/>
      </w:pPr>
      <w:r>
        <w:rPr>
          <w:rStyle w:val="Strong"/>
          <w:noProof/>
          <w:sz w:val="144"/>
          <w:lang w:eastAsia="en-IN"/>
        </w:rPr>
        <w:drawing>
          <wp:anchor distT="0" distB="0" distL="114300" distR="114300" simplePos="0" relativeHeight="251719680" behindDoc="1" locked="0" layoutInCell="1" allowOverlap="1" wp14:anchorId="68E433B5" wp14:editId="15A08637">
            <wp:simplePos x="0" y="0"/>
            <wp:positionH relativeFrom="page">
              <wp:posOffset>6042660</wp:posOffset>
            </wp:positionH>
            <wp:positionV relativeFrom="paragraph">
              <wp:posOffset>1092200</wp:posOffset>
            </wp:positionV>
            <wp:extent cx="1518106" cy="476462"/>
            <wp:effectExtent l="0" t="0" r="0" b="0"/>
            <wp:wrapNone/>
            <wp:docPr id="35" name="Picture 35"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529B" w:rsidRPr="00F6169C">
        <w:rPr>
          <w:rStyle w:val="Strong"/>
          <w:noProof/>
          <w:sz w:val="144"/>
          <w:lang w:eastAsia="en-IN"/>
        </w:rPr>
        <w:drawing>
          <wp:anchor distT="0" distB="0" distL="114300" distR="114300" simplePos="0" relativeHeight="251658240" behindDoc="1" locked="0" layoutInCell="1" allowOverlap="1">
            <wp:simplePos x="0" y="0"/>
            <wp:positionH relativeFrom="margin">
              <wp:posOffset>5079440</wp:posOffset>
            </wp:positionH>
            <wp:positionV relativeFrom="paragraph">
              <wp:posOffset>3929268</wp:posOffset>
            </wp:positionV>
            <wp:extent cx="1518106" cy="476462"/>
            <wp:effectExtent l="0" t="0" r="0" b="0"/>
            <wp:wrapNone/>
            <wp:docPr id="2" name="Picture 2"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529B" w:rsidRPr="00F6169C">
        <w:br w:type="page"/>
      </w:r>
    </w:p>
    <w:p w:rsidR="00D0529B" w:rsidRDefault="00D0529B" w:rsidP="00D0529B">
      <w:pPr>
        <w:pStyle w:val="Title"/>
        <w:rPr>
          <w:rStyle w:val="SubtleReference"/>
          <w:color w:val="auto"/>
          <w:sz w:val="72"/>
        </w:rPr>
      </w:pPr>
      <w:r>
        <w:rPr>
          <w:rFonts w:asciiTheme="minorHAnsi" w:eastAsiaTheme="minorHAnsi" w:hAnsiTheme="minorHAnsi" w:cstheme="minorBidi"/>
          <w:spacing w:val="0"/>
          <w:kern w:val="0"/>
          <w:sz w:val="32"/>
          <w:szCs w:val="22"/>
        </w:rPr>
        <w:lastRenderedPageBreak/>
        <w:t xml:space="preserve">     </w:t>
      </w:r>
      <w:r w:rsidRPr="00D0529B">
        <w:rPr>
          <w:rStyle w:val="SubtleReference"/>
          <w:color w:val="auto"/>
          <w:sz w:val="144"/>
        </w:rPr>
        <w:t>4</w:t>
      </w:r>
      <w:r>
        <w:rPr>
          <w:rStyle w:val="SubtleReference"/>
          <w:color w:val="auto"/>
          <w:sz w:val="144"/>
        </w:rPr>
        <w:t xml:space="preserve"> </w:t>
      </w:r>
      <w:r w:rsidRPr="00D0529B">
        <w:rPr>
          <w:rStyle w:val="SubtleReference"/>
          <w:color w:val="auto"/>
          <w:sz w:val="72"/>
        </w:rPr>
        <w:t>PRINCIPALS</w:t>
      </w:r>
      <w:r>
        <w:rPr>
          <w:rStyle w:val="SubtleReference"/>
          <w:color w:val="auto"/>
          <w:sz w:val="72"/>
        </w:rPr>
        <w:t xml:space="preserve"> of Agile </w:t>
      </w:r>
      <w:r w:rsidRPr="00D0529B">
        <w:rPr>
          <w:rStyle w:val="SubtleReference"/>
          <w:color w:val="auto"/>
          <w:sz w:val="72"/>
        </w:rPr>
        <w:t>Systems</w:t>
      </w:r>
    </w:p>
    <w:p w:rsidR="00D0529B" w:rsidRDefault="00D0529B" w:rsidP="00D0529B"/>
    <w:p w:rsidR="00D0529B" w:rsidRDefault="00D0529B" w:rsidP="00D0529B"/>
    <w:p w:rsidR="00D0529B" w:rsidRDefault="00D0529B" w:rsidP="00D0529B"/>
    <w:p w:rsidR="00D0529B" w:rsidRPr="00FF5276" w:rsidRDefault="00D0529B" w:rsidP="00FF5276">
      <w:pPr>
        <w:pStyle w:val="NoSpacing"/>
        <w:numPr>
          <w:ilvl w:val="0"/>
          <w:numId w:val="2"/>
        </w:numPr>
        <w:rPr>
          <w:rStyle w:val="IntenseReference"/>
          <w:color w:val="auto"/>
          <w:sz w:val="36"/>
        </w:rPr>
      </w:pPr>
      <w:r w:rsidRPr="00FF5276">
        <w:rPr>
          <w:rStyle w:val="IntenseReference"/>
          <w:color w:val="auto"/>
          <w:sz w:val="36"/>
        </w:rPr>
        <w:t>Individuals and interactions </w:t>
      </w:r>
      <w:r w:rsidR="00FF5276" w:rsidRPr="00FF5276">
        <w:rPr>
          <w:rStyle w:val="IntenseReference"/>
          <w:color w:val="auto"/>
          <w:sz w:val="36"/>
        </w:rPr>
        <w:t xml:space="preserve">over processes and </w:t>
      </w:r>
      <w:r w:rsidRPr="00FF5276">
        <w:rPr>
          <w:rStyle w:val="IntenseReference"/>
          <w:color w:val="auto"/>
          <w:sz w:val="36"/>
        </w:rPr>
        <w:t>tools</w:t>
      </w:r>
    </w:p>
    <w:p w:rsidR="00FF5276" w:rsidRPr="00FF5276" w:rsidRDefault="00FF5276" w:rsidP="00D0529B">
      <w:pPr>
        <w:pStyle w:val="Title"/>
        <w:rPr>
          <w:b/>
          <w:sz w:val="32"/>
        </w:rPr>
      </w:pPr>
    </w:p>
    <w:p w:rsidR="00AE1104" w:rsidRDefault="00AE1104" w:rsidP="00D0529B">
      <w:pPr>
        <w:pStyle w:val="Title"/>
        <w:rPr>
          <w:sz w:val="36"/>
        </w:rPr>
      </w:pPr>
    </w:p>
    <w:p w:rsidR="00AE1104" w:rsidRPr="00E2377F" w:rsidRDefault="00AE1104" w:rsidP="00E2377F">
      <w:pPr>
        <w:pStyle w:val="Title"/>
        <w:rPr>
          <w:sz w:val="32"/>
        </w:rPr>
      </w:pPr>
    </w:p>
    <w:p w:rsidR="007A2C4E" w:rsidRPr="00E2377F" w:rsidRDefault="00FF5276" w:rsidP="00F6169C">
      <w:pPr>
        <w:pStyle w:val="Title"/>
        <w:spacing w:line="276" w:lineRule="auto"/>
        <w:rPr>
          <w:sz w:val="32"/>
        </w:rPr>
      </w:pPr>
      <w:r w:rsidRPr="00E2377F">
        <w:rPr>
          <w:sz w:val="32"/>
        </w:rPr>
        <w:t xml:space="preserve">This is one of the main thought at aahaar and we think in today’s world </w:t>
      </w:r>
      <w:r w:rsidRPr="00E2377F">
        <w:rPr>
          <w:rStyle w:val="TitleChar"/>
          <w:sz w:val="32"/>
        </w:rPr>
        <w:t>money act as</w:t>
      </w:r>
      <w:r w:rsidR="000D2027">
        <w:rPr>
          <w:rStyle w:val="TitleChar"/>
          <w:sz w:val="32"/>
        </w:rPr>
        <w:t xml:space="preserve"> a</w:t>
      </w:r>
      <w:r w:rsidRPr="00E2377F">
        <w:rPr>
          <w:rStyle w:val="TitleChar"/>
          <w:sz w:val="32"/>
        </w:rPr>
        <w:t xml:space="preserve"> tool which people use to satisfy themselves but we focus more on aahaar’s direct i</w:t>
      </w:r>
      <w:r w:rsidR="000D2027">
        <w:rPr>
          <w:rStyle w:val="TitleChar"/>
          <w:sz w:val="32"/>
        </w:rPr>
        <w:t xml:space="preserve">nteraction with people who are in </w:t>
      </w:r>
      <w:r w:rsidRPr="00E2377F">
        <w:rPr>
          <w:rStyle w:val="TitleChar"/>
          <w:sz w:val="32"/>
        </w:rPr>
        <w:t xml:space="preserve"> need and the people who wish to be a part  of a medium that</w:t>
      </w:r>
      <w:r w:rsidR="007A2C4E" w:rsidRPr="00E2377F">
        <w:rPr>
          <w:rStyle w:val="TitleChar"/>
          <w:sz w:val="32"/>
        </w:rPr>
        <w:t xml:space="preserve"> is capable to fulfil their</w:t>
      </w:r>
      <w:r w:rsidR="007A2C4E" w:rsidRPr="00E2377F">
        <w:rPr>
          <w:sz w:val="32"/>
        </w:rPr>
        <w:t xml:space="preserve"> basic needs.</w:t>
      </w:r>
    </w:p>
    <w:p w:rsidR="007A2C4E" w:rsidRDefault="007A2C4E" w:rsidP="00F6169C">
      <w:pPr>
        <w:pStyle w:val="Title"/>
        <w:spacing w:line="276" w:lineRule="auto"/>
        <w:rPr>
          <w:sz w:val="36"/>
        </w:rPr>
      </w:pPr>
    </w:p>
    <w:p w:rsidR="00FF5276" w:rsidRDefault="00AE1104" w:rsidP="00F6169C">
      <w:pPr>
        <w:pStyle w:val="Title"/>
        <w:spacing w:line="276" w:lineRule="auto"/>
        <w:rPr>
          <w:sz w:val="36"/>
        </w:rPr>
      </w:pPr>
      <w:r>
        <w:rPr>
          <w:sz w:val="36"/>
        </w:rPr>
        <w:t xml:space="preserve"> According to us if we give more importance to Individuals and Interaction then it have healthy benefits like:</w:t>
      </w:r>
    </w:p>
    <w:p w:rsidR="00AE1104" w:rsidRPr="00E2377F" w:rsidRDefault="00AE1104" w:rsidP="00F6169C">
      <w:pPr>
        <w:spacing w:line="276" w:lineRule="auto"/>
        <w:rPr>
          <w:sz w:val="24"/>
        </w:rPr>
      </w:pPr>
    </w:p>
    <w:p w:rsidR="00AE1104" w:rsidRPr="00E2377F" w:rsidRDefault="00AE1104" w:rsidP="00F6169C">
      <w:pPr>
        <w:pStyle w:val="ListParagraph"/>
        <w:numPr>
          <w:ilvl w:val="0"/>
          <w:numId w:val="3"/>
        </w:numPr>
        <w:spacing w:line="276" w:lineRule="auto"/>
        <w:rPr>
          <w:sz w:val="32"/>
        </w:rPr>
      </w:pPr>
      <w:r w:rsidRPr="00E2377F">
        <w:rPr>
          <w:sz w:val="32"/>
        </w:rPr>
        <w:t>Connections made are effective.</w:t>
      </w:r>
    </w:p>
    <w:p w:rsidR="00AE1104" w:rsidRPr="00E2377F" w:rsidRDefault="00AE1104" w:rsidP="00F6169C">
      <w:pPr>
        <w:pStyle w:val="ListParagraph"/>
        <w:numPr>
          <w:ilvl w:val="0"/>
          <w:numId w:val="3"/>
        </w:numPr>
        <w:spacing w:line="276" w:lineRule="auto"/>
        <w:rPr>
          <w:sz w:val="32"/>
        </w:rPr>
      </w:pPr>
      <w:r w:rsidRPr="00E2377F">
        <w:rPr>
          <w:sz w:val="32"/>
        </w:rPr>
        <w:t>Connection made are quick.</w:t>
      </w:r>
    </w:p>
    <w:p w:rsidR="00544F0E" w:rsidRDefault="00AE1104" w:rsidP="00F6169C">
      <w:pPr>
        <w:pStyle w:val="ListParagraph"/>
        <w:numPr>
          <w:ilvl w:val="0"/>
          <w:numId w:val="3"/>
        </w:numPr>
        <w:spacing w:line="276" w:lineRule="auto"/>
        <w:rPr>
          <w:sz w:val="32"/>
        </w:rPr>
      </w:pPr>
      <w:r w:rsidRPr="00E2377F">
        <w:rPr>
          <w:sz w:val="32"/>
        </w:rPr>
        <w:t xml:space="preserve">Changes happened are strong as people work together. </w:t>
      </w:r>
    </w:p>
    <w:p w:rsidR="007A2C4E" w:rsidRPr="00544F0E" w:rsidRDefault="00E1681A" w:rsidP="00544F0E">
      <w:pPr>
        <w:rPr>
          <w:rStyle w:val="IntenseReference"/>
          <w:b w:val="0"/>
          <w:bCs w:val="0"/>
          <w:smallCaps w:val="0"/>
          <w:color w:val="auto"/>
          <w:spacing w:val="0"/>
          <w:sz w:val="32"/>
        </w:rPr>
      </w:pPr>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1163205</wp:posOffset>
                </wp:positionH>
                <wp:positionV relativeFrom="paragraph">
                  <wp:posOffset>184888</wp:posOffset>
                </wp:positionV>
                <wp:extent cx="914400" cy="914400"/>
                <wp:effectExtent l="0" t="0" r="0" b="0"/>
                <wp:wrapNone/>
                <wp:docPr id="5" name="Oval 5"/>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05837E" id="Oval 5" o:spid="_x0000_s1026" style="position:absolute;margin-left:91.6pt;margin-top:14.55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" fillcolor="#d8d8d8 [2732]" stroked="f" strokeweight="1pt">
                <v:stroke joinstyle="miter"/>
              </v:oval>
            </w:pict>
          </mc:Fallback>
        </mc:AlternateContent>
      </w:r>
      <w:r w:rsidR="00E2377F">
        <w:rPr>
          <w:noProof/>
          <w:lang w:eastAsia="en-IN"/>
        </w:rPr>
        <mc:AlternateContent>
          <mc:Choice Requires="wps">
            <w:drawing>
              <wp:anchor distT="0" distB="0" distL="114300" distR="114300" simplePos="0" relativeHeight="251662336" behindDoc="0" locked="0" layoutInCell="1" allowOverlap="1" wp14:anchorId="7406941D" wp14:editId="3B6D0104">
                <wp:simplePos x="0" y="0"/>
                <wp:positionH relativeFrom="margin">
                  <wp:posOffset>3485861</wp:posOffset>
                </wp:positionH>
                <wp:positionV relativeFrom="paragraph">
                  <wp:posOffset>235758</wp:posOffset>
                </wp:positionV>
                <wp:extent cx="914400" cy="914400"/>
                <wp:effectExtent l="0" t="0" r="0" b="0"/>
                <wp:wrapNone/>
                <wp:docPr id="7" name="Oval 7"/>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AC9F6D" id="Oval 7" o:spid="_x0000_s1026" style="position:absolute;margin-left:274.5pt;margin-top:18.55pt;width:1in;height:1in;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" fillcolor="#d8d8d8 [2732]" stroked="f" strokeweight="1pt">
                <v:stroke joinstyle="miter"/>
                <w10:wrap anchorx="margin"/>
              </v:oval>
            </w:pict>
          </mc:Fallback>
        </mc:AlternateContent>
      </w:r>
    </w:p>
    <w:p w:rsidR="007A2C4E" w:rsidRPr="00E2377F" w:rsidRDefault="007A2C4E" w:rsidP="007A2C4E">
      <w:pPr>
        <w:rPr>
          <w:rStyle w:val="IntenseReference"/>
          <w:color w:val="auto"/>
          <w:sz w:val="28"/>
        </w:rPr>
      </w:pPr>
    </w:p>
    <w:p w:rsidR="00FF5276" w:rsidRDefault="00E1681A" w:rsidP="00FF5276">
      <w:pPr>
        <w:pStyle w:val="Title"/>
        <w:tabs>
          <w:tab w:val="left" w:pos="3164"/>
        </w:tabs>
      </w:pPr>
      <w:r>
        <w:rPr>
          <w:b/>
          <w:bCs/>
          <w:smallCaps/>
          <w:noProof/>
          <w:spacing w:val="5"/>
          <w:sz w:val="28"/>
          <w:lang w:eastAsia="en-IN"/>
        </w:rPr>
        <mc:AlternateContent>
          <mc:Choice Requires="wps">
            <w:drawing>
              <wp:anchor distT="0" distB="0" distL="114300" distR="114300" simplePos="0" relativeHeight="251660288" behindDoc="1" locked="0" layoutInCell="1" allowOverlap="1">
                <wp:simplePos x="0" y="0"/>
                <wp:positionH relativeFrom="column">
                  <wp:posOffset>852013</wp:posOffset>
                </wp:positionH>
                <wp:positionV relativeFrom="paragraph">
                  <wp:posOffset>351919</wp:posOffset>
                </wp:positionV>
                <wp:extent cx="1482090" cy="1163349"/>
                <wp:effectExtent l="6985" t="0" r="0" b="0"/>
                <wp:wrapNone/>
                <wp:docPr id="6" name="Flowchart: Delay 6"/>
                <wp:cNvGraphicFramePr/>
                <a:graphic xmlns:a="http://schemas.openxmlformats.org/drawingml/2006/main">
                  <a:graphicData uri="http://schemas.microsoft.com/office/word/2010/wordprocessingShape">
                    <wps:wsp>
                      <wps:cNvSpPr/>
                      <wps:spPr>
                        <a:xfrm rot="16200000">
                          <a:off x="0" y="0"/>
                          <a:ext cx="1482090" cy="1163349"/>
                        </a:xfrm>
                        <a:prstGeom prst="flowChartDelay">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FAE15" id="_x0000_t135" coordsize="21600,21600" o:spt="135" path="m10800,qx21600,10800,10800,21600l,21600,,xe">
                <v:stroke joinstyle="miter"/>
                <v:path gradientshapeok="t" o:connecttype="rect" textboxrect="0,3163,18437,18437"/>
              </v:shapetype>
              <v:shape id="Flowchart: Delay 6" o:spid="_x0000_s1026" type="#_x0000_t135" style="position:absolute;margin-left:67.1pt;margin-top:27.7pt;width:116.7pt;height:91.6pt;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" fillcolor="#bdd6ee [1300]" stroked="f" strokeweight="1pt"/>
            </w:pict>
          </mc:Fallback>
        </mc:AlternateContent>
      </w:r>
      <w:r>
        <w:rPr>
          <w:noProof/>
          <w:sz w:val="24"/>
          <w:lang w:eastAsia="en-IN"/>
        </w:rPr>
        <mc:AlternateContent>
          <mc:Choice Requires="wps">
            <w:drawing>
              <wp:anchor distT="0" distB="0" distL="114300" distR="114300" simplePos="0" relativeHeight="251665408" behindDoc="0" locked="0" layoutInCell="1" allowOverlap="1">
                <wp:simplePos x="0" y="0"/>
                <wp:positionH relativeFrom="column">
                  <wp:posOffset>2220854</wp:posOffset>
                </wp:positionH>
                <wp:positionV relativeFrom="paragraph">
                  <wp:posOffset>293050</wp:posOffset>
                </wp:positionV>
                <wp:extent cx="383103" cy="1163781"/>
                <wp:effectExtent l="0" t="199707" r="0" b="198438"/>
                <wp:wrapNone/>
                <wp:docPr id="10" name="Oval 10"/>
                <wp:cNvGraphicFramePr/>
                <a:graphic xmlns:a="http://schemas.openxmlformats.org/drawingml/2006/main">
                  <a:graphicData uri="http://schemas.microsoft.com/office/word/2010/wordprocessingShape">
                    <wps:wsp>
                      <wps:cNvSpPr/>
                      <wps:spPr>
                        <a:xfrm rot="7629478">
                          <a:off x="0" y="0"/>
                          <a:ext cx="383103" cy="1163781"/>
                        </a:xfrm>
                        <a:prstGeom prst="ellipse">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C1C6DC1" id="Oval 10" o:spid="_x0000_s1026" style="position:absolute;margin-left:174.85pt;margin-top:23.05pt;width:30.15pt;height:91.65pt;rotation:8333425fd;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" fillcolor="#bdd6ee [1300]" stroked="f" strokeweight="1pt">
                <v:stroke joinstyle="miter"/>
              </v:oval>
            </w:pict>
          </mc:Fallback>
        </mc:AlternateContent>
      </w:r>
      <w:r>
        <w:rPr>
          <w:noProof/>
          <w:sz w:val="24"/>
          <w:lang w:eastAsia="en-IN"/>
        </w:rPr>
        <mc:AlternateContent>
          <mc:Choice Requires="wps">
            <w:drawing>
              <wp:anchor distT="0" distB="0" distL="114300" distR="114300" simplePos="0" relativeHeight="251667456" behindDoc="0" locked="0" layoutInCell="1" allowOverlap="1" wp14:anchorId="3203718A" wp14:editId="49277D85">
                <wp:simplePos x="0" y="0"/>
                <wp:positionH relativeFrom="column">
                  <wp:posOffset>3143857</wp:posOffset>
                </wp:positionH>
                <wp:positionV relativeFrom="paragraph">
                  <wp:posOffset>274291</wp:posOffset>
                </wp:positionV>
                <wp:extent cx="383103" cy="1163781"/>
                <wp:effectExtent l="0" t="218757" r="0" b="217488"/>
                <wp:wrapNone/>
                <wp:docPr id="11" name="Oval 11"/>
                <wp:cNvGraphicFramePr/>
                <a:graphic xmlns:a="http://schemas.openxmlformats.org/drawingml/2006/main">
                  <a:graphicData uri="http://schemas.microsoft.com/office/word/2010/wordprocessingShape">
                    <wps:wsp>
                      <wps:cNvSpPr/>
                      <wps:spPr>
                        <a:xfrm rot="13804387">
                          <a:off x="0" y="0"/>
                          <a:ext cx="383103" cy="1163781"/>
                        </a:xfrm>
                        <a:prstGeom prst="ellipse">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41359E3" id="Oval 11" o:spid="_x0000_s1026" style="position:absolute;margin-left:247.55pt;margin-top:21.6pt;width:30.15pt;height:91.65pt;rotation:-8514888fd;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" fillcolor="#bdd6ee [1300]" stroked="f" strokeweight="1pt">
                <v:stroke joinstyle="miter"/>
              </v:oval>
            </w:pict>
          </mc:Fallback>
        </mc:AlternateContent>
      </w:r>
      <w:r w:rsidR="00FF5276">
        <w:tab/>
      </w:r>
    </w:p>
    <w:p w:rsidR="00E1681A" w:rsidRPr="00E1681A" w:rsidRDefault="00544F0E" w:rsidP="00544F0E">
      <w:pPr>
        <w:pStyle w:val="Title"/>
        <w:rPr>
          <w:b/>
          <w:bCs/>
          <w:smallCaps/>
          <w:spacing w:val="5"/>
          <w:sz w:val="36"/>
        </w:rPr>
      </w:pPr>
      <w:r>
        <w:rPr>
          <w:b/>
          <w:bCs/>
          <w:smallCaps/>
          <w:noProof/>
          <w:spacing w:val="5"/>
          <w:sz w:val="28"/>
          <w:lang w:eastAsia="en-IN"/>
        </w:rPr>
        <mc:AlternateContent>
          <mc:Choice Requires="wps">
            <w:drawing>
              <wp:anchor distT="0" distB="0" distL="114300" distR="114300" simplePos="0" relativeHeight="251664384" behindDoc="1" locked="0" layoutInCell="1" allowOverlap="1" wp14:anchorId="5A027B6B" wp14:editId="2C45A199">
                <wp:simplePos x="0" y="0"/>
                <wp:positionH relativeFrom="column">
                  <wp:posOffset>3250548</wp:posOffset>
                </wp:positionH>
                <wp:positionV relativeFrom="paragraph">
                  <wp:posOffset>75565</wp:posOffset>
                </wp:positionV>
                <wp:extent cx="1482090" cy="1011297"/>
                <wp:effectExtent l="6985" t="0" r="0" b="0"/>
                <wp:wrapNone/>
                <wp:docPr id="8" name="Flowchart: Delay 8"/>
                <wp:cNvGraphicFramePr/>
                <a:graphic xmlns:a="http://schemas.openxmlformats.org/drawingml/2006/main">
                  <a:graphicData uri="http://schemas.microsoft.com/office/word/2010/wordprocessingShape">
                    <wps:wsp>
                      <wps:cNvSpPr/>
                      <wps:spPr>
                        <a:xfrm rot="16200000">
                          <a:off x="0" y="0"/>
                          <a:ext cx="1482090" cy="1011297"/>
                        </a:xfrm>
                        <a:prstGeom prst="flowChartDelay">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5488C" id="Flowchart: Delay 8" o:spid="_x0000_s1026" type="#_x0000_t135" style="position:absolute;margin-left:255.95pt;margin-top:5.95pt;width:116.7pt;height:79.65pt;rotation:-9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" fillcolor="#bdd6ee [1300]" stroked="f" strokeweight="1pt"/>
            </w:pict>
          </mc:Fallback>
        </mc:AlternateContent>
      </w:r>
      <w:r w:rsidR="00E1681A">
        <w:rPr>
          <w:rStyle w:val="Strong"/>
          <w:noProof/>
          <w:sz w:val="144"/>
          <w:lang w:eastAsia="en-IN"/>
        </w:rPr>
        <w:drawing>
          <wp:anchor distT="0" distB="0" distL="114300" distR="114300" simplePos="0" relativeHeight="251669504" behindDoc="1" locked="0" layoutInCell="1" allowOverlap="1" wp14:anchorId="0E4029C2" wp14:editId="4E8EB0F2">
            <wp:simplePos x="0" y="0"/>
            <wp:positionH relativeFrom="margin">
              <wp:posOffset>5062220</wp:posOffset>
            </wp:positionH>
            <wp:positionV relativeFrom="paragraph">
              <wp:posOffset>1135380</wp:posOffset>
            </wp:positionV>
            <wp:extent cx="1518106" cy="476462"/>
            <wp:effectExtent l="0" t="0" r="0" b="0"/>
            <wp:wrapNone/>
            <wp:docPr id="12" name="Picture 12"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529B" w:rsidRPr="00FF5276">
        <w:br w:type="page"/>
      </w:r>
    </w:p>
    <w:p w:rsidR="00D0529B" w:rsidRDefault="00E1681A" w:rsidP="00851DFA">
      <w:pPr>
        <w:pStyle w:val="Title"/>
        <w:numPr>
          <w:ilvl w:val="0"/>
          <w:numId w:val="2"/>
        </w:numPr>
        <w:rPr>
          <w:rStyle w:val="IntenseReference"/>
          <w:color w:val="auto"/>
          <w:sz w:val="36"/>
        </w:rPr>
      </w:pPr>
      <w:r w:rsidRPr="00E1681A">
        <w:rPr>
          <w:rStyle w:val="IntenseReference"/>
          <w:color w:val="auto"/>
          <w:sz w:val="36"/>
        </w:rPr>
        <w:lastRenderedPageBreak/>
        <w:t>Working software over comprehensive documentation</w:t>
      </w:r>
      <w:r w:rsidR="009A1BAB">
        <w:rPr>
          <w:rStyle w:val="IntenseReference"/>
          <w:color w:val="auto"/>
          <w:sz w:val="36"/>
        </w:rPr>
        <w:t>0</w:t>
      </w:r>
    </w:p>
    <w:p w:rsidR="00E1681A" w:rsidRDefault="00E1681A" w:rsidP="00E1681A"/>
    <w:p w:rsidR="00E1681A" w:rsidRDefault="00E1681A" w:rsidP="00E1681A"/>
    <w:p w:rsidR="005F4942" w:rsidRDefault="00E1681A" w:rsidP="00F6169C">
      <w:pPr>
        <w:pStyle w:val="Title"/>
        <w:spacing w:line="276" w:lineRule="auto"/>
        <w:jc w:val="both"/>
        <w:rPr>
          <w:sz w:val="32"/>
        </w:rPr>
      </w:pPr>
      <w:r w:rsidRPr="005F4942">
        <w:rPr>
          <w:sz w:val="32"/>
        </w:rPr>
        <w:t xml:space="preserve">This is the principal which can take us further </w:t>
      </w:r>
      <w:r w:rsidR="00A2456C" w:rsidRPr="005F4942">
        <w:rPr>
          <w:sz w:val="32"/>
        </w:rPr>
        <w:t xml:space="preserve">as we know that documentation is important but it cannot </w:t>
      </w:r>
      <w:r w:rsidR="005F4942" w:rsidRPr="005F4942">
        <w:rPr>
          <w:sz w:val="32"/>
        </w:rPr>
        <w:t>overcome a</w:t>
      </w:r>
      <w:r w:rsidR="00A2456C" w:rsidRPr="005F4942">
        <w:rPr>
          <w:sz w:val="32"/>
        </w:rPr>
        <w:t xml:space="preserve"> working model or software </w:t>
      </w:r>
      <w:r w:rsidR="005F4942" w:rsidRPr="005F4942">
        <w:rPr>
          <w:sz w:val="32"/>
        </w:rPr>
        <w:t>as it is easy for client</w:t>
      </w:r>
      <w:r w:rsidR="002D33FD" w:rsidRPr="005F4942">
        <w:rPr>
          <w:sz w:val="32"/>
        </w:rPr>
        <w:t xml:space="preserve"> to imagine the idea more clearly </w:t>
      </w:r>
      <w:r w:rsidR="005F4942" w:rsidRPr="005F4942">
        <w:rPr>
          <w:sz w:val="32"/>
        </w:rPr>
        <w:t>as we in aahaar are also trying our best to implement it, As we believe that we can save time used in documentation and use it in planning and implementing new things</w:t>
      </w:r>
      <w:r w:rsidR="005F4942">
        <w:rPr>
          <w:sz w:val="32"/>
        </w:rPr>
        <w:t>. We work in a different manner then other like if we get a work or an idea then we start planning it and improvise it simultaneously with documentation as</w:t>
      </w:r>
    </w:p>
    <w:p w:rsidR="00890600" w:rsidRDefault="00890600" w:rsidP="00F6169C">
      <w:pPr>
        <w:pStyle w:val="Title"/>
        <w:spacing w:line="276" w:lineRule="auto"/>
        <w:jc w:val="both"/>
        <w:rPr>
          <w:sz w:val="32"/>
        </w:rPr>
      </w:pPr>
      <w:r>
        <w:rPr>
          <w:noProof/>
          <w:sz w:val="32"/>
          <w:lang w:eastAsia="en-IN"/>
        </w:rPr>
        <mc:AlternateContent>
          <mc:Choice Requires="wps">
            <w:drawing>
              <wp:anchor distT="0" distB="0" distL="114300" distR="114300" simplePos="0" relativeHeight="251702272" behindDoc="0" locked="0" layoutInCell="1" allowOverlap="1">
                <wp:simplePos x="0" y="0"/>
                <wp:positionH relativeFrom="column">
                  <wp:posOffset>1786890</wp:posOffset>
                </wp:positionH>
                <wp:positionV relativeFrom="paragraph">
                  <wp:posOffset>388505</wp:posOffset>
                </wp:positionV>
                <wp:extent cx="554182" cy="471054"/>
                <wp:effectExtent l="0" t="0" r="0" b="0"/>
                <wp:wrapNone/>
                <wp:docPr id="34" name="Division 34"/>
                <wp:cNvGraphicFramePr/>
                <a:graphic xmlns:a="http://schemas.openxmlformats.org/drawingml/2006/main">
                  <a:graphicData uri="http://schemas.microsoft.com/office/word/2010/wordprocessingShape">
                    <wps:wsp>
                      <wps:cNvSpPr/>
                      <wps:spPr>
                        <a:xfrm>
                          <a:off x="0" y="0"/>
                          <a:ext cx="554182" cy="471054"/>
                        </a:xfrm>
                        <a:prstGeom prst="mathDivid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ACCC72" id="Division 34" o:spid="_x0000_s1026" style="position:absolute;margin-left:140.7pt;margin-top:30.6pt;width:43.65pt;height:37.1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554182,471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" path="m277091,55537v30594,,55396,24802,55396,55396c332487,141527,307685,166329,277091,166329v-30594,,-55396,-24802,-55396,-55396c221695,80339,246497,55537,277091,55537xm277091,415517v-30594,,-55396,-24802,-55396,-55396c221695,329527,246497,304725,277091,304725v30594,,55396,24802,55396,55396c332487,390715,307685,415517,277091,415517xm73457,180131r407268,l480725,290923r-407268,l73457,180131xe" fillcolor="black [3200]" strokecolor="black [1600]" strokeweight="1pt">
                <v:stroke joinstyle="miter"/>
                <v:path arrowok="t" o:connecttype="custom" o:connectlocs="277091,55537;332487,110933;277091,166329;221695,110933;277091,55537;277091,415517;221695,360121;277091,304725;332487,360121;277091,415517;73457,180131;480725,180131;480725,290923;73457,290923;73457,180131" o:connectangles="0,0,0,0,0,0,0,0,0,0,0,0,0,0,0"/>
              </v:shape>
            </w:pict>
          </mc:Fallback>
        </mc:AlternateContent>
      </w:r>
      <w:r w:rsidR="004E1A20">
        <w:rPr>
          <w:noProof/>
          <w:sz w:val="32"/>
          <w:lang w:eastAsia="en-IN"/>
        </w:rPr>
        <mc:AlternateContent>
          <mc:Choice Requires="wps">
            <w:drawing>
              <wp:anchor distT="0" distB="0" distL="114300" distR="114300" simplePos="0" relativeHeight="251701248" behindDoc="0" locked="0" layoutInCell="1" allowOverlap="1">
                <wp:simplePos x="0" y="0"/>
                <wp:positionH relativeFrom="column">
                  <wp:posOffset>-311265</wp:posOffset>
                </wp:positionH>
                <wp:positionV relativeFrom="paragraph">
                  <wp:posOffset>974725</wp:posOffset>
                </wp:positionV>
                <wp:extent cx="526472" cy="471054"/>
                <wp:effectExtent l="0" t="0" r="0" b="0"/>
                <wp:wrapNone/>
                <wp:docPr id="31" name="Plus 31"/>
                <wp:cNvGraphicFramePr/>
                <a:graphic xmlns:a="http://schemas.openxmlformats.org/drawingml/2006/main">
                  <a:graphicData uri="http://schemas.microsoft.com/office/word/2010/wordprocessingShape">
                    <wps:wsp>
                      <wps:cNvSpPr/>
                      <wps:spPr>
                        <a:xfrm>
                          <a:off x="0" y="0"/>
                          <a:ext cx="526472" cy="471054"/>
                        </a:xfrm>
                        <a:prstGeom prst="math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206041" id="Plus 31" o:spid="_x0000_s1026" style="position:absolute;margin-left:-24.5pt;margin-top:76.75pt;width:41.45pt;height:37.1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526472,471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" path="m69784,180131r138056,l207840,62438r110792,l318632,180131r138056,l456688,290923r-138056,l318632,408616r-110792,l207840,290923r-138056,l69784,180131xe" fillcolor="black [3200]" strokecolor="black [1600]" strokeweight="1pt">
                <v:stroke joinstyle="miter"/>
                <v:path arrowok="t" o:connecttype="custom" o:connectlocs="69784,180131;207840,180131;207840,62438;318632,62438;318632,180131;456688,180131;456688,290923;318632,290923;318632,408616;207840,408616;207840,290923;69784,290923;69784,180131" o:connectangles="0,0,0,0,0,0,0,0,0,0,0,0,0"/>
              </v:shape>
            </w:pict>
          </mc:Fallback>
        </mc:AlternateContent>
      </w:r>
      <w:r w:rsidR="004E1A20">
        <w:rPr>
          <w:noProof/>
          <w:sz w:val="32"/>
          <w:lang w:eastAsia="en-IN"/>
        </w:rPr>
        <mc:AlternateContent>
          <mc:Choice Requires="wps">
            <w:drawing>
              <wp:anchor distT="0" distB="0" distL="114300" distR="114300" simplePos="0" relativeHeight="251700224" behindDoc="0" locked="0" layoutInCell="1" allowOverlap="1">
                <wp:simplePos x="0" y="0"/>
                <wp:positionH relativeFrom="column">
                  <wp:posOffset>1412875</wp:posOffset>
                </wp:positionH>
                <wp:positionV relativeFrom="paragraph">
                  <wp:posOffset>988810</wp:posOffset>
                </wp:positionV>
                <wp:extent cx="429491" cy="277206"/>
                <wp:effectExtent l="19050" t="0" r="46990" b="27940"/>
                <wp:wrapNone/>
                <wp:docPr id="30" name="Double Brace 30"/>
                <wp:cNvGraphicFramePr/>
                <a:graphic xmlns:a="http://schemas.openxmlformats.org/drawingml/2006/main">
                  <a:graphicData uri="http://schemas.microsoft.com/office/word/2010/wordprocessingShape">
                    <wps:wsp>
                      <wps:cNvSpPr/>
                      <wps:spPr>
                        <a:xfrm>
                          <a:off x="0" y="0"/>
                          <a:ext cx="429491" cy="277206"/>
                        </a:xfrm>
                        <a:prstGeom prst="bracePair">
                          <a:avLst/>
                        </a:prstGeom>
                        <a:solidFill>
                          <a:schemeClr val="bg1"/>
                        </a:solid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50FF8A"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30" o:spid="_x0000_s1026" type="#_x0000_t186" style="position:absolute;margin-left:111.25pt;margin-top:77.85pt;width:33.8pt;height:21.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" filled="t" fillcolor="white [3212]" strokecolor="black [3213]" strokeweight=".5pt">
                <v:stroke joinstyle="miter"/>
              </v:shape>
            </w:pict>
          </mc:Fallback>
        </mc:AlternateContent>
      </w:r>
      <w:r w:rsidR="004E1A20">
        <w:rPr>
          <w:noProof/>
          <w:sz w:val="32"/>
          <w:lang w:eastAsia="en-IN"/>
        </w:rPr>
        <mc:AlternateContent>
          <mc:Choice Requires="wps">
            <w:drawing>
              <wp:anchor distT="0" distB="0" distL="114300" distR="114300" simplePos="0" relativeHeight="251699200" behindDoc="0" locked="0" layoutInCell="1" allowOverlap="1" wp14:anchorId="15382594" wp14:editId="2606613B">
                <wp:simplePos x="0" y="0"/>
                <wp:positionH relativeFrom="column">
                  <wp:posOffset>607695</wp:posOffset>
                </wp:positionH>
                <wp:positionV relativeFrom="paragraph">
                  <wp:posOffset>1626120</wp:posOffset>
                </wp:positionV>
                <wp:extent cx="803563" cy="0"/>
                <wp:effectExtent l="0" t="0" r="34925" b="19050"/>
                <wp:wrapNone/>
                <wp:docPr id="29" name="Straight Connector 29"/>
                <wp:cNvGraphicFramePr/>
                <a:graphic xmlns:a="http://schemas.openxmlformats.org/drawingml/2006/main">
                  <a:graphicData uri="http://schemas.microsoft.com/office/word/2010/wordprocessingShape">
                    <wps:wsp>
                      <wps:cNvCnPr/>
                      <wps:spPr>
                        <a:xfrm>
                          <a:off x="0" y="0"/>
                          <a:ext cx="8035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0F7B8E" id="Straight Connector 29"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47.85pt,128.05pt" to="111.1pt,1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" strokecolor="#5b9bd5 [3204]" strokeweight=".5pt">
                <v:stroke joinstyle="miter"/>
              </v:line>
            </w:pict>
          </mc:Fallback>
        </mc:AlternateContent>
      </w:r>
      <w:r w:rsidR="004E1A20">
        <w:rPr>
          <w:noProof/>
          <w:sz w:val="32"/>
          <w:lang w:eastAsia="en-IN"/>
        </w:rPr>
        <mc:AlternateContent>
          <mc:Choice Requires="wps">
            <w:drawing>
              <wp:anchor distT="0" distB="0" distL="114300" distR="114300" simplePos="0" relativeHeight="251697152" behindDoc="0" locked="0" layoutInCell="1" allowOverlap="1" wp14:anchorId="15382594" wp14:editId="2606613B">
                <wp:simplePos x="0" y="0"/>
                <wp:positionH relativeFrom="column">
                  <wp:posOffset>409633</wp:posOffset>
                </wp:positionH>
                <wp:positionV relativeFrom="paragraph">
                  <wp:posOffset>1473835</wp:posOffset>
                </wp:positionV>
                <wp:extent cx="803563" cy="0"/>
                <wp:effectExtent l="0" t="0" r="34925" b="19050"/>
                <wp:wrapNone/>
                <wp:docPr id="28" name="Straight Connector 28"/>
                <wp:cNvGraphicFramePr/>
                <a:graphic xmlns:a="http://schemas.openxmlformats.org/drawingml/2006/main">
                  <a:graphicData uri="http://schemas.microsoft.com/office/word/2010/wordprocessingShape">
                    <wps:wsp>
                      <wps:cNvCnPr/>
                      <wps:spPr>
                        <a:xfrm>
                          <a:off x="0" y="0"/>
                          <a:ext cx="8035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6D73E8" id="Straight Connector 28"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2.25pt,116.05pt" to="95.5pt,1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" strokecolor="#5b9bd5 [3204]" strokeweight=".5pt">
                <v:stroke joinstyle="miter"/>
              </v:line>
            </w:pict>
          </mc:Fallback>
        </mc:AlternateContent>
      </w:r>
      <w:r w:rsidR="004E1A20">
        <w:rPr>
          <w:noProof/>
          <w:sz w:val="32"/>
          <w:lang w:eastAsia="en-IN"/>
        </w:rPr>
        <mc:AlternateContent>
          <mc:Choice Requires="wps">
            <w:drawing>
              <wp:anchor distT="0" distB="0" distL="114300" distR="114300" simplePos="0" relativeHeight="251695104" behindDoc="0" locked="0" layoutInCell="1" allowOverlap="1" wp14:anchorId="15382594" wp14:editId="2606613B">
                <wp:simplePos x="0" y="0"/>
                <wp:positionH relativeFrom="column">
                  <wp:posOffset>1143750</wp:posOffset>
                </wp:positionH>
                <wp:positionV relativeFrom="paragraph">
                  <wp:posOffset>1321435</wp:posOffset>
                </wp:positionV>
                <wp:extent cx="803563" cy="0"/>
                <wp:effectExtent l="0" t="0" r="34925" b="19050"/>
                <wp:wrapNone/>
                <wp:docPr id="27" name="Straight Connector 27"/>
                <wp:cNvGraphicFramePr/>
                <a:graphic xmlns:a="http://schemas.openxmlformats.org/drawingml/2006/main">
                  <a:graphicData uri="http://schemas.microsoft.com/office/word/2010/wordprocessingShape">
                    <wps:wsp>
                      <wps:cNvCnPr/>
                      <wps:spPr>
                        <a:xfrm>
                          <a:off x="0" y="0"/>
                          <a:ext cx="8035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7B2E7" id="Straight Connector 2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90.05pt,104.05pt" to="153.3pt,1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" strokecolor="#5b9bd5 [3204]" strokeweight=".5pt">
                <v:stroke joinstyle="miter"/>
              </v:line>
            </w:pict>
          </mc:Fallback>
        </mc:AlternateContent>
      </w:r>
      <w:r w:rsidR="004E1A20">
        <w:rPr>
          <w:noProof/>
          <w:sz w:val="32"/>
          <w:lang w:eastAsia="en-IN"/>
        </w:rPr>
        <mc:AlternateContent>
          <mc:Choice Requires="wps">
            <w:drawing>
              <wp:anchor distT="0" distB="0" distL="114300" distR="114300" simplePos="0" relativeHeight="251693056" behindDoc="0" locked="0" layoutInCell="1" allowOverlap="1">
                <wp:simplePos x="0" y="0"/>
                <wp:positionH relativeFrom="column">
                  <wp:posOffset>401782</wp:posOffset>
                </wp:positionH>
                <wp:positionV relativeFrom="paragraph">
                  <wp:posOffset>1169381</wp:posOffset>
                </wp:positionV>
                <wp:extent cx="803563" cy="0"/>
                <wp:effectExtent l="0" t="0" r="34925" b="19050"/>
                <wp:wrapNone/>
                <wp:docPr id="26" name="Straight Connector 26"/>
                <wp:cNvGraphicFramePr/>
                <a:graphic xmlns:a="http://schemas.openxmlformats.org/drawingml/2006/main">
                  <a:graphicData uri="http://schemas.microsoft.com/office/word/2010/wordprocessingShape">
                    <wps:wsp>
                      <wps:cNvCnPr/>
                      <wps:spPr>
                        <a:xfrm>
                          <a:off x="0" y="0"/>
                          <a:ext cx="8035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B37451" id="Straight Connector 26"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1.65pt,92.1pt" to="94.9pt,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" strokecolor="#5b9bd5 [3204]" strokeweight=".5pt">
                <v:stroke joinstyle="miter"/>
              </v:line>
            </w:pict>
          </mc:Fallback>
        </mc:AlternateContent>
      </w:r>
      <w:r w:rsidR="004E1A20">
        <w:rPr>
          <w:noProof/>
          <w:sz w:val="32"/>
          <w:lang w:eastAsia="en-IN"/>
        </w:rPr>
        <mc:AlternateContent>
          <mc:Choice Requires="wps">
            <w:drawing>
              <wp:anchor distT="0" distB="0" distL="114300" distR="114300" simplePos="0" relativeHeight="251692032" behindDoc="0" locked="0" layoutInCell="1" allowOverlap="1">
                <wp:simplePos x="0" y="0"/>
                <wp:positionH relativeFrom="column">
                  <wp:posOffset>1036955</wp:posOffset>
                </wp:positionH>
                <wp:positionV relativeFrom="paragraph">
                  <wp:posOffset>1888605</wp:posOffset>
                </wp:positionV>
                <wp:extent cx="221673" cy="471574"/>
                <wp:effectExtent l="0" t="0" r="6985" b="5080"/>
                <wp:wrapNone/>
                <wp:docPr id="25" name="Can 25"/>
                <wp:cNvGraphicFramePr/>
                <a:graphic xmlns:a="http://schemas.openxmlformats.org/drawingml/2006/main">
                  <a:graphicData uri="http://schemas.microsoft.com/office/word/2010/wordprocessingShape">
                    <wps:wsp>
                      <wps:cNvSpPr/>
                      <wps:spPr>
                        <a:xfrm>
                          <a:off x="0" y="0"/>
                          <a:ext cx="221673" cy="471574"/>
                        </a:xfrm>
                        <a:prstGeom prst="can">
                          <a:avLst/>
                        </a:pr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5C987D"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5" o:spid="_x0000_s1026" type="#_x0000_t22" style="position:absolute;margin-left:81.65pt;margin-top:148.7pt;width:17.45pt;height:37.1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" adj="2538" fillcolor="black [3213]" stroked="f" strokeweight="1pt">
                <v:stroke joinstyle="miter"/>
              </v:shape>
            </w:pict>
          </mc:Fallback>
        </mc:AlternateContent>
      </w:r>
      <w:r w:rsidR="004E1A20">
        <w:rPr>
          <w:noProof/>
          <w:sz w:val="32"/>
          <w:lang w:eastAsia="en-IN"/>
        </w:rPr>
        <mc:AlternateContent>
          <mc:Choice Requires="wps">
            <w:drawing>
              <wp:anchor distT="0" distB="0" distL="114300" distR="114300" simplePos="0" relativeHeight="251691008" behindDoc="0" locked="0" layoutInCell="1" allowOverlap="1">
                <wp:simplePos x="0" y="0"/>
                <wp:positionH relativeFrom="column">
                  <wp:posOffset>249382</wp:posOffset>
                </wp:positionH>
                <wp:positionV relativeFrom="paragraph">
                  <wp:posOffset>947709</wp:posOffset>
                </wp:positionV>
                <wp:extent cx="1828800" cy="872836"/>
                <wp:effectExtent l="0" t="0" r="19050" b="22860"/>
                <wp:wrapNone/>
                <wp:docPr id="24" name="Rectangle 24"/>
                <wp:cNvGraphicFramePr/>
                <a:graphic xmlns:a="http://schemas.openxmlformats.org/drawingml/2006/main">
                  <a:graphicData uri="http://schemas.microsoft.com/office/word/2010/wordprocessingShape">
                    <wps:wsp>
                      <wps:cNvSpPr/>
                      <wps:spPr>
                        <a:xfrm>
                          <a:off x="0" y="0"/>
                          <a:ext cx="1828800" cy="87283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9AF49" id="Rectangle 24" o:spid="_x0000_s1026" style="position:absolute;margin-left:19.65pt;margin-top:74.6pt;width:2in;height:6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" fillcolor="white [3212]" strokecolor="#1f4d78 [1604]" strokeweight="1pt"/>
            </w:pict>
          </mc:Fallback>
        </mc:AlternateContent>
      </w:r>
      <w:r w:rsidR="004E1A20">
        <w:rPr>
          <w:noProof/>
          <w:sz w:val="32"/>
          <w:lang w:eastAsia="en-IN"/>
        </w:rPr>
        <mc:AlternateContent>
          <mc:Choice Requires="wps">
            <w:drawing>
              <wp:anchor distT="0" distB="0" distL="114300" distR="114300" simplePos="0" relativeHeight="251689984" behindDoc="0" locked="0" layoutInCell="1" allowOverlap="1">
                <wp:simplePos x="0" y="0"/>
                <wp:positionH relativeFrom="column">
                  <wp:posOffset>138545</wp:posOffset>
                </wp:positionH>
                <wp:positionV relativeFrom="paragraph">
                  <wp:posOffset>850727</wp:posOffset>
                </wp:positionV>
                <wp:extent cx="2050473" cy="1080654"/>
                <wp:effectExtent l="0" t="0" r="26035" b="24765"/>
                <wp:wrapNone/>
                <wp:docPr id="23" name="Rectangle 23"/>
                <wp:cNvGraphicFramePr/>
                <a:graphic xmlns:a="http://schemas.openxmlformats.org/drawingml/2006/main">
                  <a:graphicData uri="http://schemas.microsoft.com/office/word/2010/wordprocessingShape">
                    <wps:wsp>
                      <wps:cNvSpPr/>
                      <wps:spPr>
                        <a:xfrm>
                          <a:off x="0" y="0"/>
                          <a:ext cx="2050473" cy="1080654"/>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2A95A7" id="Rectangle 23" o:spid="_x0000_s1026" style="position:absolute;margin-left:10.9pt;margin-top:67pt;width:161.45pt;height:85.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" fillcolor="black [3213]" strokecolor="#1f4d78 [1604]" strokeweight="1pt"/>
            </w:pict>
          </mc:Fallback>
        </mc:AlternateContent>
      </w:r>
      <w:r w:rsidR="004E1A20">
        <w:rPr>
          <w:noProof/>
          <w:sz w:val="32"/>
          <w:lang w:eastAsia="en-IN"/>
        </w:rPr>
        <mc:AlternateContent>
          <mc:Choice Requires="wps">
            <w:drawing>
              <wp:anchor distT="0" distB="0" distL="114300" distR="114300" simplePos="0" relativeHeight="251688960" behindDoc="0" locked="0" layoutInCell="1" allowOverlap="1">
                <wp:simplePos x="0" y="0"/>
                <wp:positionH relativeFrom="column">
                  <wp:posOffset>5319626</wp:posOffset>
                </wp:positionH>
                <wp:positionV relativeFrom="paragraph">
                  <wp:posOffset>1515283</wp:posOffset>
                </wp:positionV>
                <wp:extent cx="304973" cy="359929"/>
                <wp:effectExtent l="0" t="0" r="19050" b="21590"/>
                <wp:wrapNone/>
                <wp:docPr id="22" name="&quot;No&quot; Symbol 22"/>
                <wp:cNvGraphicFramePr/>
                <a:graphic xmlns:a="http://schemas.openxmlformats.org/drawingml/2006/main">
                  <a:graphicData uri="http://schemas.microsoft.com/office/word/2010/wordprocessingShape">
                    <wps:wsp>
                      <wps:cNvSpPr/>
                      <wps:spPr>
                        <a:xfrm>
                          <a:off x="0" y="0"/>
                          <a:ext cx="304973" cy="359929"/>
                        </a:xfrm>
                        <a:prstGeom prst="noSmoking">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A4B169"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quot; Symbol 22" o:spid="_x0000_s1026" type="#_x0000_t57" style="position:absolute;margin-left:418.85pt;margin-top:119.3pt;width:24pt;height:28.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" adj="4050" fillcolor="red" strokecolor="#1f4d78 [1604]" strokeweight="1pt"/>
            </w:pict>
          </mc:Fallback>
        </mc:AlternateContent>
      </w:r>
      <w:r w:rsidR="004E1A20">
        <w:rPr>
          <w:noProof/>
          <w:sz w:val="32"/>
          <w:lang w:eastAsia="en-IN"/>
        </w:rPr>
        <mc:AlternateContent>
          <mc:Choice Requires="wps">
            <w:drawing>
              <wp:anchor distT="0" distB="0" distL="114300" distR="114300" simplePos="0" relativeHeight="251672576" behindDoc="0" locked="0" layoutInCell="1" allowOverlap="1">
                <wp:simplePos x="0" y="0"/>
                <wp:positionH relativeFrom="column">
                  <wp:posOffset>5098127</wp:posOffset>
                </wp:positionH>
                <wp:positionV relativeFrom="paragraph">
                  <wp:posOffset>1127645</wp:posOffset>
                </wp:positionV>
                <wp:extent cx="761827" cy="969818"/>
                <wp:effectExtent l="0" t="0" r="19685" b="20955"/>
                <wp:wrapNone/>
                <wp:docPr id="13" name="Rectangle 13"/>
                <wp:cNvGraphicFramePr/>
                <a:graphic xmlns:a="http://schemas.openxmlformats.org/drawingml/2006/main">
                  <a:graphicData uri="http://schemas.microsoft.com/office/word/2010/wordprocessingShape">
                    <wps:wsp>
                      <wps:cNvSpPr/>
                      <wps:spPr>
                        <a:xfrm>
                          <a:off x="0" y="0"/>
                          <a:ext cx="761827" cy="96981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39D4A" id="Rectangle 13" o:spid="_x0000_s1026" style="position:absolute;margin-left:401.45pt;margin-top:88.8pt;width:60pt;height:76.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" fillcolor="white [3212]" strokecolor="black [3213]" strokeweight="1pt"/>
            </w:pict>
          </mc:Fallback>
        </mc:AlternateContent>
      </w:r>
      <w:r w:rsidR="004E1A20">
        <w:rPr>
          <w:noProof/>
          <w:sz w:val="32"/>
          <w:lang w:eastAsia="en-IN"/>
        </w:rPr>
        <mc:AlternateContent>
          <mc:Choice Requires="wps">
            <w:drawing>
              <wp:anchor distT="0" distB="0" distL="114300" distR="114300" simplePos="0" relativeHeight="251687936" behindDoc="0" locked="0" layoutInCell="1" allowOverlap="1" wp14:anchorId="242AFC6A" wp14:editId="202242A8">
                <wp:simplePos x="0" y="0"/>
                <wp:positionH relativeFrom="column">
                  <wp:posOffset>5140036</wp:posOffset>
                </wp:positionH>
                <wp:positionV relativeFrom="paragraph">
                  <wp:posOffset>1113963</wp:posOffset>
                </wp:positionV>
                <wp:extent cx="761827" cy="969818"/>
                <wp:effectExtent l="0" t="0" r="19685" b="20955"/>
                <wp:wrapNone/>
                <wp:docPr id="21" name="Rectangle 21"/>
                <wp:cNvGraphicFramePr/>
                <a:graphic xmlns:a="http://schemas.openxmlformats.org/drawingml/2006/main">
                  <a:graphicData uri="http://schemas.microsoft.com/office/word/2010/wordprocessingShape">
                    <wps:wsp>
                      <wps:cNvSpPr/>
                      <wps:spPr>
                        <a:xfrm>
                          <a:off x="0" y="0"/>
                          <a:ext cx="761827" cy="9698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D04C2" id="Rectangle 21" o:spid="_x0000_s1026" style="position:absolute;margin-left:404.75pt;margin-top:87.7pt;width:60pt;height:76.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" filled="f" strokecolor="black [3213]" strokeweight="1pt"/>
            </w:pict>
          </mc:Fallback>
        </mc:AlternateContent>
      </w:r>
      <w:r w:rsidR="004E1A20">
        <w:rPr>
          <w:noProof/>
          <w:sz w:val="32"/>
          <w:lang w:eastAsia="en-IN"/>
        </w:rPr>
        <mc:AlternateContent>
          <mc:Choice Requires="wps">
            <w:drawing>
              <wp:anchor distT="0" distB="0" distL="114300" distR="114300" simplePos="0" relativeHeight="251685888" behindDoc="0" locked="0" layoutInCell="1" allowOverlap="1" wp14:anchorId="1BEA5BD0" wp14:editId="08D1099E">
                <wp:simplePos x="0" y="0"/>
                <wp:positionH relativeFrom="margin">
                  <wp:posOffset>5151870</wp:posOffset>
                </wp:positionH>
                <wp:positionV relativeFrom="paragraph">
                  <wp:posOffset>1626235</wp:posOffset>
                </wp:positionV>
                <wp:extent cx="415636" cy="14259"/>
                <wp:effectExtent l="0" t="0" r="22860" b="24130"/>
                <wp:wrapNone/>
                <wp:docPr id="20" name="Straight Connector 20"/>
                <wp:cNvGraphicFramePr/>
                <a:graphic xmlns:a="http://schemas.openxmlformats.org/drawingml/2006/main">
                  <a:graphicData uri="http://schemas.microsoft.com/office/word/2010/wordprocessingShape">
                    <wps:wsp>
                      <wps:cNvCnPr/>
                      <wps:spPr>
                        <a:xfrm>
                          <a:off x="0" y="0"/>
                          <a:ext cx="415636" cy="142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23C6C" id="Straight Connector 20"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5.65pt,128.05pt" to="438.4pt,1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" strokecolor="#5b9bd5 [3204]" strokeweight=".5pt">
                <v:stroke joinstyle="miter"/>
                <w10:wrap anchorx="margin"/>
              </v:line>
            </w:pict>
          </mc:Fallback>
        </mc:AlternateContent>
      </w:r>
      <w:r w:rsidR="004E1A20">
        <w:rPr>
          <w:noProof/>
          <w:sz w:val="32"/>
          <w:lang w:eastAsia="en-IN"/>
        </w:rPr>
        <mc:AlternateContent>
          <mc:Choice Requires="wps">
            <w:drawing>
              <wp:anchor distT="0" distB="0" distL="114300" distR="114300" simplePos="0" relativeHeight="251683840" behindDoc="0" locked="0" layoutInCell="1" allowOverlap="1" wp14:anchorId="1BEA5BD0" wp14:editId="08D1099E">
                <wp:simplePos x="0" y="0"/>
                <wp:positionH relativeFrom="margin">
                  <wp:posOffset>5237018</wp:posOffset>
                </wp:positionH>
                <wp:positionV relativeFrom="paragraph">
                  <wp:posOffset>1474181</wp:posOffset>
                </wp:positionV>
                <wp:extent cx="415636" cy="14259"/>
                <wp:effectExtent l="0" t="0" r="22860" b="24130"/>
                <wp:wrapNone/>
                <wp:docPr id="19" name="Straight Connector 19"/>
                <wp:cNvGraphicFramePr/>
                <a:graphic xmlns:a="http://schemas.openxmlformats.org/drawingml/2006/main">
                  <a:graphicData uri="http://schemas.microsoft.com/office/word/2010/wordprocessingShape">
                    <wps:wsp>
                      <wps:cNvCnPr/>
                      <wps:spPr>
                        <a:xfrm>
                          <a:off x="0" y="0"/>
                          <a:ext cx="415636" cy="142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467370" id="Straight Connector 19"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2.35pt,116.1pt" to="445.1pt,1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" strokecolor="#5b9bd5 [3204]" strokeweight=".5pt">
                <v:stroke joinstyle="miter"/>
                <w10:wrap anchorx="margin"/>
              </v:line>
            </w:pict>
          </mc:Fallback>
        </mc:AlternateContent>
      </w:r>
      <w:r w:rsidR="004E1A20">
        <w:rPr>
          <w:noProof/>
          <w:sz w:val="32"/>
          <w:lang w:eastAsia="en-IN"/>
        </w:rPr>
        <mc:AlternateContent>
          <mc:Choice Requires="wps">
            <w:drawing>
              <wp:anchor distT="0" distB="0" distL="114300" distR="114300" simplePos="0" relativeHeight="251681792" behindDoc="0" locked="0" layoutInCell="1" allowOverlap="1" wp14:anchorId="1BEA5BD0" wp14:editId="08D1099E">
                <wp:simplePos x="0" y="0"/>
                <wp:positionH relativeFrom="margin">
                  <wp:posOffset>5082655</wp:posOffset>
                </wp:positionH>
                <wp:positionV relativeFrom="paragraph">
                  <wp:posOffset>1321435</wp:posOffset>
                </wp:positionV>
                <wp:extent cx="415636" cy="14259"/>
                <wp:effectExtent l="0" t="0" r="22860" b="24130"/>
                <wp:wrapNone/>
                <wp:docPr id="18" name="Straight Connector 18"/>
                <wp:cNvGraphicFramePr/>
                <a:graphic xmlns:a="http://schemas.openxmlformats.org/drawingml/2006/main">
                  <a:graphicData uri="http://schemas.microsoft.com/office/word/2010/wordprocessingShape">
                    <wps:wsp>
                      <wps:cNvCnPr/>
                      <wps:spPr>
                        <a:xfrm>
                          <a:off x="0" y="0"/>
                          <a:ext cx="415636" cy="142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8E453" id="Straight Connector 18"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0.2pt,104.05pt" to="432.95pt,1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" strokecolor="#5b9bd5 [3204]" strokeweight=".5pt">
                <v:stroke joinstyle="miter"/>
                <w10:wrap anchorx="margin"/>
              </v:line>
            </w:pict>
          </mc:Fallback>
        </mc:AlternateContent>
      </w:r>
      <w:r w:rsidR="004E1A20">
        <w:rPr>
          <w:noProof/>
          <w:sz w:val="32"/>
          <w:lang w:eastAsia="en-IN"/>
        </w:rPr>
        <mc:AlternateContent>
          <mc:Choice Requires="wps">
            <w:drawing>
              <wp:anchor distT="0" distB="0" distL="114300" distR="114300" simplePos="0" relativeHeight="251673600" behindDoc="0" locked="0" layoutInCell="1" allowOverlap="1">
                <wp:simplePos x="0" y="0"/>
                <wp:positionH relativeFrom="margin">
                  <wp:posOffset>5126182</wp:posOffset>
                </wp:positionH>
                <wp:positionV relativeFrom="paragraph">
                  <wp:posOffset>1169381</wp:posOffset>
                </wp:positionV>
                <wp:extent cx="415636" cy="14259"/>
                <wp:effectExtent l="0" t="0" r="22860" b="24130"/>
                <wp:wrapNone/>
                <wp:docPr id="14" name="Straight Connector 14"/>
                <wp:cNvGraphicFramePr/>
                <a:graphic xmlns:a="http://schemas.openxmlformats.org/drawingml/2006/main">
                  <a:graphicData uri="http://schemas.microsoft.com/office/word/2010/wordprocessingShape">
                    <wps:wsp>
                      <wps:cNvCnPr/>
                      <wps:spPr>
                        <a:xfrm>
                          <a:off x="0" y="0"/>
                          <a:ext cx="415636" cy="142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B53C8C" id="Straight Connector 14"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3.65pt,92.1pt" to="436.4pt,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" strokecolor="#5b9bd5 [3204]" strokeweight=".5pt">
                <v:stroke joinstyle="miter"/>
                <w10:wrap anchorx="margin"/>
              </v:line>
            </w:pict>
          </mc:Fallback>
        </mc:AlternateContent>
      </w:r>
      <w:r w:rsidR="005F4942">
        <w:rPr>
          <w:sz w:val="32"/>
        </w:rPr>
        <w:t xml:space="preserve">We think if we invest more time in planning then it will make our output more strong. </w:t>
      </w:r>
    </w:p>
    <w:p w:rsidR="00890600" w:rsidRPr="00890600" w:rsidRDefault="00890600" w:rsidP="00890600"/>
    <w:p w:rsidR="00890600" w:rsidRPr="00890600" w:rsidRDefault="00890600" w:rsidP="00890600"/>
    <w:p w:rsidR="00890600" w:rsidRPr="00890600" w:rsidRDefault="00890600" w:rsidP="00890600"/>
    <w:p w:rsidR="00890600" w:rsidRPr="00890600" w:rsidRDefault="00890600" w:rsidP="00890600"/>
    <w:p w:rsidR="00890600" w:rsidRPr="00890600" w:rsidRDefault="00890600" w:rsidP="00890600"/>
    <w:p w:rsidR="00890600" w:rsidRPr="00890600" w:rsidRDefault="00890600" w:rsidP="00890600"/>
    <w:p w:rsidR="00890600" w:rsidRPr="00890600" w:rsidRDefault="00890600" w:rsidP="00890600"/>
    <w:p w:rsidR="00890600" w:rsidRPr="00890600" w:rsidRDefault="00890600" w:rsidP="00890600"/>
    <w:p w:rsidR="00890600" w:rsidRPr="00890600" w:rsidRDefault="00890600" w:rsidP="00890600"/>
    <w:p w:rsidR="00890600" w:rsidRPr="00DC5FC0" w:rsidRDefault="00890600" w:rsidP="00DC5FC0">
      <w:pPr>
        <w:pStyle w:val="ListParagraph"/>
        <w:numPr>
          <w:ilvl w:val="0"/>
          <w:numId w:val="6"/>
        </w:numPr>
        <w:rPr>
          <w:rStyle w:val="IntenseReference"/>
          <w:color w:val="auto"/>
          <w:sz w:val="36"/>
        </w:rPr>
      </w:pPr>
      <w:r w:rsidRPr="00DC5FC0">
        <w:rPr>
          <w:rStyle w:val="IntenseReference"/>
          <w:color w:val="auto"/>
          <w:sz w:val="36"/>
        </w:rPr>
        <w:t>Customer collaboration over contract negotiation</w:t>
      </w:r>
    </w:p>
    <w:p w:rsidR="00F6169C" w:rsidRDefault="00F6169C" w:rsidP="006B6D13">
      <w:pPr>
        <w:pStyle w:val="Title"/>
        <w:jc w:val="both"/>
        <w:rPr>
          <w:rStyle w:val="IntenseReference"/>
          <w:b w:val="0"/>
          <w:bCs w:val="0"/>
          <w:smallCaps w:val="0"/>
          <w:color w:val="auto"/>
          <w:spacing w:val="-10"/>
          <w:sz w:val="32"/>
        </w:rPr>
      </w:pPr>
    </w:p>
    <w:p w:rsidR="00F6169C" w:rsidRDefault="00F6169C" w:rsidP="006B6D13">
      <w:pPr>
        <w:pStyle w:val="Title"/>
        <w:jc w:val="both"/>
        <w:rPr>
          <w:rStyle w:val="IntenseReference"/>
          <w:b w:val="0"/>
          <w:bCs w:val="0"/>
          <w:smallCaps w:val="0"/>
          <w:color w:val="auto"/>
          <w:spacing w:val="-10"/>
          <w:sz w:val="32"/>
        </w:rPr>
      </w:pPr>
    </w:p>
    <w:p w:rsidR="006B6D13" w:rsidRPr="006B6D13" w:rsidRDefault="00F6169C" w:rsidP="00F6169C">
      <w:pPr>
        <w:pStyle w:val="Title"/>
        <w:spacing w:line="276" w:lineRule="auto"/>
        <w:jc w:val="both"/>
        <w:rPr>
          <w:sz w:val="32"/>
        </w:rPr>
      </w:pPr>
      <w:r>
        <w:rPr>
          <w:rStyle w:val="Strong"/>
          <w:noProof/>
          <w:sz w:val="144"/>
          <w:lang w:eastAsia="en-IN"/>
        </w:rPr>
        <w:drawing>
          <wp:anchor distT="0" distB="0" distL="114300" distR="114300" simplePos="0" relativeHeight="251704320" behindDoc="1" locked="0" layoutInCell="1" allowOverlap="1" wp14:anchorId="4ACBD5AE" wp14:editId="08D1400B">
            <wp:simplePos x="0" y="0"/>
            <wp:positionH relativeFrom="page">
              <wp:posOffset>6042660</wp:posOffset>
            </wp:positionH>
            <wp:positionV relativeFrom="paragraph">
              <wp:posOffset>2098040</wp:posOffset>
            </wp:positionV>
            <wp:extent cx="1518106" cy="476462"/>
            <wp:effectExtent l="0" t="0" r="0" b="0"/>
            <wp:wrapNone/>
            <wp:docPr id="1" name="Picture 1"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07D4" w:rsidRPr="00B007D4">
        <w:rPr>
          <w:rStyle w:val="IntenseReference"/>
          <w:b w:val="0"/>
          <w:bCs w:val="0"/>
          <w:smallCaps w:val="0"/>
          <w:color w:val="auto"/>
          <w:spacing w:val="-10"/>
          <w:sz w:val="32"/>
        </w:rPr>
        <w:t>Our main goal</w:t>
      </w:r>
      <w:r w:rsidR="003F4A83">
        <w:rPr>
          <w:rStyle w:val="IntenseReference"/>
          <w:b w:val="0"/>
          <w:bCs w:val="0"/>
          <w:smallCaps w:val="0"/>
          <w:color w:val="auto"/>
          <w:spacing w:val="-10"/>
          <w:sz w:val="32"/>
        </w:rPr>
        <w:t xml:space="preserve"> is to help and according to us helping</w:t>
      </w:r>
      <w:r w:rsidR="00B007D4">
        <w:rPr>
          <w:rStyle w:val="IntenseReference"/>
          <w:b w:val="0"/>
          <w:bCs w:val="0"/>
          <w:smallCaps w:val="0"/>
          <w:color w:val="auto"/>
          <w:spacing w:val="-10"/>
          <w:sz w:val="32"/>
        </w:rPr>
        <w:t xml:space="preserve"> is not </w:t>
      </w:r>
      <w:r w:rsidR="003F4A83">
        <w:rPr>
          <w:rStyle w:val="IntenseReference"/>
          <w:b w:val="0"/>
          <w:bCs w:val="0"/>
          <w:smallCaps w:val="0"/>
          <w:color w:val="auto"/>
          <w:spacing w:val="-10"/>
          <w:sz w:val="32"/>
        </w:rPr>
        <w:t xml:space="preserve">mandatory so if an individual is willing to come and help then there should be no debate on how to help or we can say that there should be no negotiation on the method. As if an individual is willing to help that is the most important thing for us. As if all </w:t>
      </w:r>
      <w:r w:rsidR="006B6D13">
        <w:rPr>
          <w:rStyle w:val="IntenseReference"/>
          <w:b w:val="0"/>
          <w:bCs w:val="0"/>
          <w:smallCaps w:val="0"/>
          <w:color w:val="auto"/>
          <w:spacing w:val="-10"/>
          <w:sz w:val="32"/>
        </w:rPr>
        <w:t xml:space="preserve">are willing to help then there should be no terms and conditions for that because if we and the client are on same page then that the most important </w:t>
      </w:r>
      <w:r w:rsidR="006B6D13">
        <w:rPr>
          <w:rStyle w:val="IntenseReference"/>
          <w:b w:val="0"/>
          <w:bCs w:val="0"/>
          <w:smallCaps w:val="0"/>
          <w:color w:val="auto"/>
          <w:spacing w:val="-10"/>
          <w:sz w:val="32"/>
        </w:rPr>
        <w:lastRenderedPageBreak/>
        <w:t xml:space="preserve">thing then all other things. And from our point of view Collaboration is far better than Confrontation as it give way better results. And </w:t>
      </w:r>
      <w:r w:rsidR="00851DFA">
        <w:rPr>
          <w:rStyle w:val="IntenseReference"/>
          <w:b w:val="0"/>
          <w:bCs w:val="0"/>
          <w:smallCaps w:val="0"/>
          <w:color w:val="auto"/>
          <w:spacing w:val="-10"/>
          <w:sz w:val="32"/>
        </w:rPr>
        <w:t>by this a strong bond is created if very beneficial for all the people related to it.</w:t>
      </w:r>
    </w:p>
    <w:p w:rsidR="00890600" w:rsidRPr="00890600" w:rsidRDefault="00890600" w:rsidP="00890600"/>
    <w:p w:rsidR="00890600" w:rsidRDefault="00890600" w:rsidP="00890600"/>
    <w:p w:rsidR="00E1681A" w:rsidRDefault="00851DFA" w:rsidP="00851DFA">
      <w:pPr>
        <w:pStyle w:val="ListParagraph"/>
        <w:numPr>
          <w:ilvl w:val="0"/>
          <w:numId w:val="7"/>
        </w:numPr>
        <w:tabs>
          <w:tab w:val="left" w:pos="1178"/>
        </w:tabs>
        <w:rPr>
          <w:rStyle w:val="IntenseReference"/>
          <w:color w:val="auto"/>
          <w:sz w:val="36"/>
        </w:rPr>
      </w:pPr>
      <w:r w:rsidRPr="00851DFA">
        <w:rPr>
          <w:rStyle w:val="IntenseReference"/>
          <w:color w:val="auto"/>
          <w:sz w:val="36"/>
        </w:rPr>
        <w:t>Responding to change over following a plan</w:t>
      </w:r>
    </w:p>
    <w:p w:rsidR="00851DFA" w:rsidRDefault="00851DFA" w:rsidP="00851DFA">
      <w:pPr>
        <w:pStyle w:val="ListParagraph"/>
        <w:tabs>
          <w:tab w:val="left" w:pos="1178"/>
        </w:tabs>
        <w:ind w:left="1080"/>
        <w:rPr>
          <w:rStyle w:val="IntenseReference"/>
          <w:color w:val="auto"/>
          <w:sz w:val="36"/>
        </w:rPr>
      </w:pPr>
    </w:p>
    <w:p w:rsidR="00851DFA" w:rsidRPr="00851DFA" w:rsidRDefault="00851DFA" w:rsidP="00A471D0">
      <w:pPr>
        <w:pStyle w:val="Title"/>
        <w:jc w:val="both"/>
        <w:rPr>
          <w:rStyle w:val="IntenseReference"/>
          <w:b w:val="0"/>
          <w:color w:val="auto"/>
          <w:sz w:val="16"/>
        </w:rPr>
      </w:pPr>
    </w:p>
    <w:p w:rsidR="00F6169C" w:rsidRDefault="00F6169C" w:rsidP="00A471D0">
      <w:pPr>
        <w:pStyle w:val="Title"/>
        <w:spacing w:line="276" w:lineRule="auto"/>
        <w:jc w:val="both"/>
        <w:rPr>
          <w:sz w:val="32"/>
        </w:rPr>
      </w:pPr>
      <w:r>
        <w:rPr>
          <w:rStyle w:val="Strong"/>
          <w:noProof/>
          <w:sz w:val="144"/>
          <w:lang w:eastAsia="en-IN"/>
        </w:rPr>
        <w:drawing>
          <wp:anchor distT="0" distB="0" distL="114300" distR="114300" simplePos="0" relativeHeight="251706368" behindDoc="1" locked="0" layoutInCell="1" allowOverlap="1" wp14:anchorId="4D5FE19F" wp14:editId="725F826D">
            <wp:simplePos x="0" y="0"/>
            <wp:positionH relativeFrom="margin">
              <wp:posOffset>5109883</wp:posOffset>
            </wp:positionH>
            <wp:positionV relativeFrom="paragraph">
              <wp:posOffset>8244466</wp:posOffset>
            </wp:positionV>
            <wp:extent cx="1518106" cy="476462"/>
            <wp:effectExtent l="0" t="0" r="0" b="0"/>
            <wp:wrapNone/>
            <wp:docPr id="3" name="Picture 3"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1DFA" w:rsidRPr="00851DFA">
        <w:rPr>
          <w:sz w:val="32"/>
        </w:rPr>
        <w:t xml:space="preserve">This is </w:t>
      </w:r>
      <w:r w:rsidR="00851DFA">
        <w:rPr>
          <w:sz w:val="32"/>
        </w:rPr>
        <w:t xml:space="preserve">the principal which </w:t>
      </w:r>
      <w:r w:rsidR="00EB07B3">
        <w:rPr>
          <w:sz w:val="32"/>
        </w:rPr>
        <w:t xml:space="preserve">is very important to follow as if we find something which is not working as according to our plan then should make changes in our plan to avoid unnecessary risk. As everyday new problem and solutions are introduced in the market and if we find something more efficient then we should modify our plan accordingly to make if better and to the point, So that it that less work force to do better work. Planning is very important but we should learn from the things we do and then implement their result </w:t>
      </w:r>
      <w:r>
        <w:rPr>
          <w:sz w:val="32"/>
        </w:rPr>
        <w:t>in future work to make it more time, work, energy efficient.</w:t>
      </w:r>
    </w:p>
    <w:p w:rsidR="00F6169C" w:rsidRDefault="00F6169C" w:rsidP="00A471D0">
      <w:pPr>
        <w:jc w:val="both"/>
        <w:rPr>
          <w:rFonts w:asciiTheme="majorHAnsi" w:eastAsiaTheme="majorEastAsia" w:hAnsiTheme="majorHAnsi" w:cstheme="majorBidi"/>
          <w:spacing w:val="-10"/>
          <w:kern w:val="28"/>
          <w:szCs w:val="56"/>
        </w:rPr>
      </w:pPr>
      <w:r>
        <w:rPr>
          <w:rStyle w:val="Strong"/>
          <w:noProof/>
          <w:sz w:val="144"/>
          <w:lang w:eastAsia="en-IN"/>
        </w:rPr>
        <w:drawing>
          <wp:anchor distT="0" distB="0" distL="114300" distR="114300" simplePos="0" relativeHeight="251708416" behindDoc="1" locked="0" layoutInCell="1" allowOverlap="1" wp14:anchorId="283FF906" wp14:editId="39411A58">
            <wp:simplePos x="0" y="0"/>
            <wp:positionH relativeFrom="page">
              <wp:align>right</wp:align>
            </wp:positionH>
            <wp:positionV relativeFrom="paragraph">
              <wp:posOffset>4490458</wp:posOffset>
            </wp:positionV>
            <wp:extent cx="1518106" cy="476462"/>
            <wp:effectExtent l="0" t="0" r="0" b="0"/>
            <wp:wrapNone/>
            <wp:docPr id="4" name="Picture 4"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F6169C" w:rsidRDefault="00F6169C" w:rsidP="00A471D0">
      <w:pPr>
        <w:spacing w:line="276" w:lineRule="auto"/>
        <w:rPr>
          <w:rStyle w:val="Strong"/>
          <w:sz w:val="72"/>
        </w:rPr>
      </w:pPr>
      <w:r w:rsidRPr="00F6169C">
        <w:rPr>
          <w:rStyle w:val="Strong"/>
          <w:sz w:val="144"/>
        </w:rPr>
        <w:lastRenderedPageBreak/>
        <w:t>I</w:t>
      </w:r>
      <w:r w:rsidRPr="00F6169C">
        <w:rPr>
          <w:rStyle w:val="Strong"/>
          <w:sz w:val="72"/>
        </w:rPr>
        <w:t>ntroduction</w:t>
      </w:r>
      <w:r>
        <w:rPr>
          <w:rStyle w:val="Strong"/>
          <w:sz w:val="72"/>
        </w:rPr>
        <w:t xml:space="preserve">                                            </w:t>
      </w:r>
    </w:p>
    <w:p w:rsidR="00F6169C" w:rsidRPr="00F6169C" w:rsidRDefault="00F6169C" w:rsidP="00A471D0">
      <w:pPr>
        <w:spacing w:line="276" w:lineRule="auto"/>
        <w:rPr>
          <w:rStyle w:val="Strong"/>
        </w:rPr>
      </w:pPr>
    </w:p>
    <w:p w:rsidR="00F6169C" w:rsidRPr="00F6169C" w:rsidRDefault="00F6169C" w:rsidP="00A471D0">
      <w:pPr>
        <w:pStyle w:val="Title"/>
        <w:spacing w:line="276" w:lineRule="auto"/>
        <w:jc w:val="both"/>
        <w:rPr>
          <w:sz w:val="32"/>
        </w:rPr>
      </w:pPr>
      <w:r w:rsidRPr="00F6169C">
        <w:rPr>
          <w:sz w:val="32"/>
        </w:rPr>
        <w:t xml:space="preserve">Aahaar foundation is an NGO  that was originated from an idea that how food can  be reused or we can say that how we can  use every single grain of food as some body is working day and night in field to grow it and some body is working day and night to get that grain. We here at Aahaar tried to find four major ways to contribute to the society and stand as something new, unique. We think that money is not the only thing that can help or bring change and we  don’t demand any money from all the individual that want to work with us or help us to spread these four principal on which aahaar is based . We all tried to make everything super easy and client-friendly.  We are planning to design a web portal that is up to today’s trend and can showcase our four principal correctly. </w:t>
      </w:r>
    </w:p>
    <w:p w:rsidR="00851DFA" w:rsidRDefault="00851DFA" w:rsidP="00A471D0">
      <w:pPr>
        <w:pStyle w:val="Title"/>
        <w:spacing w:line="276" w:lineRule="auto"/>
        <w:rPr>
          <w:rStyle w:val="IntenseReference"/>
          <w:b w:val="0"/>
          <w:bCs w:val="0"/>
          <w:smallCaps w:val="0"/>
          <w:color w:val="auto"/>
          <w:spacing w:val="-10"/>
          <w:sz w:val="32"/>
        </w:rPr>
      </w:pPr>
    </w:p>
    <w:p w:rsidR="00F6169C" w:rsidRPr="00F6169C" w:rsidRDefault="00F6169C" w:rsidP="00A471D0">
      <w:pPr>
        <w:pStyle w:val="Title"/>
        <w:spacing w:line="276" w:lineRule="auto"/>
        <w:rPr>
          <w:sz w:val="32"/>
        </w:rPr>
      </w:pPr>
    </w:p>
    <w:p w:rsidR="00A471D0" w:rsidRDefault="00A471D0" w:rsidP="00A471D0">
      <w:pPr>
        <w:pStyle w:val="Title"/>
        <w:spacing w:line="276" w:lineRule="auto"/>
        <w:rPr>
          <w:sz w:val="32"/>
        </w:rPr>
      </w:pPr>
    </w:p>
    <w:p w:rsidR="00A471D0" w:rsidRDefault="00A471D0" w:rsidP="00A471D0">
      <w:pPr>
        <w:pStyle w:val="Title"/>
        <w:spacing w:line="276" w:lineRule="auto"/>
        <w:rPr>
          <w:sz w:val="32"/>
        </w:rPr>
      </w:pPr>
    </w:p>
    <w:p w:rsidR="00F6169C" w:rsidRPr="00F6169C" w:rsidRDefault="00F6169C" w:rsidP="00A471D0">
      <w:pPr>
        <w:pStyle w:val="Title"/>
        <w:spacing w:line="276" w:lineRule="auto"/>
        <w:rPr>
          <w:sz w:val="32"/>
        </w:rPr>
      </w:pPr>
      <w:r w:rsidRPr="00F6169C">
        <w:rPr>
          <w:sz w:val="32"/>
        </w:rPr>
        <w:t>Our Four Pillars are:</w:t>
      </w:r>
    </w:p>
    <w:p w:rsidR="00F6169C" w:rsidRPr="00F6169C" w:rsidRDefault="00F6169C" w:rsidP="00A471D0">
      <w:pPr>
        <w:pStyle w:val="Title"/>
        <w:spacing w:line="276" w:lineRule="auto"/>
        <w:rPr>
          <w:sz w:val="32"/>
        </w:rPr>
      </w:pPr>
    </w:p>
    <w:p w:rsidR="00F6169C" w:rsidRPr="00F6169C" w:rsidRDefault="00F6169C" w:rsidP="00A471D0">
      <w:pPr>
        <w:pStyle w:val="Title"/>
        <w:numPr>
          <w:ilvl w:val="0"/>
          <w:numId w:val="11"/>
        </w:numPr>
        <w:spacing w:line="276" w:lineRule="auto"/>
        <w:rPr>
          <w:sz w:val="32"/>
        </w:rPr>
      </w:pPr>
      <w:r w:rsidRPr="00F6169C">
        <w:rPr>
          <w:sz w:val="32"/>
        </w:rPr>
        <w:t>Donate Food</w:t>
      </w:r>
    </w:p>
    <w:p w:rsidR="00F6169C" w:rsidRPr="00F6169C" w:rsidRDefault="00F6169C" w:rsidP="00A471D0">
      <w:pPr>
        <w:pStyle w:val="Title"/>
        <w:numPr>
          <w:ilvl w:val="0"/>
          <w:numId w:val="11"/>
        </w:numPr>
        <w:spacing w:line="276" w:lineRule="auto"/>
        <w:rPr>
          <w:sz w:val="32"/>
        </w:rPr>
      </w:pPr>
      <w:r w:rsidRPr="00F6169C">
        <w:rPr>
          <w:sz w:val="32"/>
        </w:rPr>
        <w:t>Donate Bio-waste</w:t>
      </w:r>
    </w:p>
    <w:p w:rsidR="00F6169C" w:rsidRPr="00F6169C" w:rsidRDefault="00F6169C" w:rsidP="00A471D0">
      <w:pPr>
        <w:pStyle w:val="Title"/>
        <w:numPr>
          <w:ilvl w:val="0"/>
          <w:numId w:val="11"/>
        </w:numPr>
        <w:spacing w:line="276" w:lineRule="auto"/>
        <w:rPr>
          <w:sz w:val="32"/>
        </w:rPr>
      </w:pPr>
      <w:r w:rsidRPr="00F6169C">
        <w:rPr>
          <w:sz w:val="32"/>
        </w:rPr>
        <w:t>Share joy</w:t>
      </w:r>
    </w:p>
    <w:p w:rsidR="00F6169C" w:rsidRDefault="00F6169C" w:rsidP="00A471D0">
      <w:pPr>
        <w:pStyle w:val="Title"/>
        <w:numPr>
          <w:ilvl w:val="0"/>
          <w:numId w:val="11"/>
        </w:numPr>
        <w:spacing w:line="276" w:lineRule="auto"/>
        <w:rPr>
          <w:sz w:val="32"/>
        </w:rPr>
      </w:pPr>
      <w:r w:rsidRPr="00F6169C">
        <w:rPr>
          <w:sz w:val="32"/>
        </w:rPr>
        <w:t>Donate Work</w:t>
      </w:r>
    </w:p>
    <w:p w:rsidR="00F24D49" w:rsidRDefault="00F24D49" w:rsidP="00A471D0">
      <w:pPr>
        <w:spacing w:line="276" w:lineRule="auto"/>
        <w:rPr>
          <w:rFonts w:asciiTheme="majorHAnsi" w:eastAsiaTheme="majorEastAsia" w:hAnsiTheme="majorHAnsi" w:cstheme="majorBidi"/>
          <w:spacing w:val="-10"/>
          <w:kern w:val="28"/>
          <w:sz w:val="32"/>
          <w:szCs w:val="56"/>
        </w:rPr>
      </w:pPr>
    </w:p>
    <w:p w:rsidR="00A471D0" w:rsidRDefault="00A471D0" w:rsidP="00A471D0">
      <w:pPr>
        <w:pStyle w:val="ListParagraph"/>
        <w:spacing w:line="276" w:lineRule="auto"/>
        <w:rPr>
          <w:rFonts w:asciiTheme="majorHAnsi" w:eastAsiaTheme="majorEastAsia" w:hAnsiTheme="majorHAnsi" w:cstheme="majorBidi"/>
          <w:b/>
          <w:spacing w:val="-10"/>
          <w:kern w:val="28"/>
          <w:sz w:val="40"/>
          <w:szCs w:val="56"/>
        </w:rPr>
      </w:pPr>
    </w:p>
    <w:p w:rsidR="00A471D0" w:rsidRDefault="00A471D0" w:rsidP="00A471D0">
      <w:pPr>
        <w:pStyle w:val="ListParagraph"/>
        <w:spacing w:line="276" w:lineRule="auto"/>
        <w:rPr>
          <w:rFonts w:asciiTheme="majorHAnsi" w:eastAsiaTheme="majorEastAsia" w:hAnsiTheme="majorHAnsi" w:cstheme="majorBidi"/>
          <w:b/>
          <w:spacing w:val="-10"/>
          <w:kern w:val="28"/>
          <w:sz w:val="40"/>
          <w:szCs w:val="56"/>
        </w:rPr>
      </w:pPr>
      <w:r>
        <w:rPr>
          <w:rStyle w:val="Strong"/>
          <w:noProof/>
          <w:sz w:val="144"/>
          <w:lang w:eastAsia="en-IN"/>
        </w:rPr>
        <w:drawing>
          <wp:anchor distT="0" distB="0" distL="114300" distR="114300" simplePos="0" relativeHeight="251711488" behindDoc="1" locked="0" layoutInCell="1" allowOverlap="1" wp14:anchorId="68E433B5" wp14:editId="15A08637">
            <wp:simplePos x="0" y="0"/>
            <wp:positionH relativeFrom="page">
              <wp:posOffset>6019800</wp:posOffset>
            </wp:positionH>
            <wp:positionV relativeFrom="paragraph">
              <wp:posOffset>561975</wp:posOffset>
            </wp:positionV>
            <wp:extent cx="1518106" cy="476462"/>
            <wp:effectExtent l="0" t="0" r="0" b="0"/>
            <wp:wrapNone/>
            <wp:docPr id="16" name="Picture 16"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24D49" w:rsidRPr="00A471D0" w:rsidRDefault="00F24D49" w:rsidP="00A471D0">
      <w:pPr>
        <w:pStyle w:val="ListParagraph"/>
        <w:numPr>
          <w:ilvl w:val="0"/>
          <w:numId w:val="7"/>
        </w:numPr>
        <w:spacing w:line="276" w:lineRule="auto"/>
        <w:rPr>
          <w:rFonts w:asciiTheme="majorHAnsi" w:eastAsiaTheme="majorEastAsia" w:hAnsiTheme="majorHAnsi" w:cstheme="majorBidi"/>
          <w:b/>
          <w:spacing w:val="-10"/>
          <w:kern w:val="28"/>
          <w:sz w:val="40"/>
          <w:szCs w:val="56"/>
        </w:rPr>
      </w:pPr>
      <w:r w:rsidRPr="00A471D0">
        <w:rPr>
          <w:rFonts w:asciiTheme="majorHAnsi" w:eastAsiaTheme="majorEastAsia" w:hAnsiTheme="majorHAnsi" w:cstheme="majorBidi"/>
          <w:b/>
          <w:spacing w:val="-10"/>
          <w:kern w:val="28"/>
          <w:sz w:val="40"/>
          <w:szCs w:val="56"/>
        </w:rPr>
        <w:lastRenderedPageBreak/>
        <w:t>Donate Food</w:t>
      </w:r>
    </w:p>
    <w:p w:rsidR="00A471D0" w:rsidRDefault="00A471D0" w:rsidP="00A471D0">
      <w:pPr>
        <w:spacing w:line="276" w:lineRule="auto"/>
        <w:rPr>
          <w:rFonts w:asciiTheme="majorHAnsi" w:eastAsiaTheme="majorEastAsia" w:hAnsiTheme="majorHAnsi" w:cstheme="majorBidi"/>
          <w:spacing w:val="-10"/>
          <w:kern w:val="28"/>
          <w:sz w:val="32"/>
          <w:szCs w:val="56"/>
        </w:rPr>
      </w:pPr>
    </w:p>
    <w:p w:rsidR="00F24D49" w:rsidRDefault="00F24D49" w:rsidP="00A471D0">
      <w:pPr>
        <w:spacing w:line="276" w:lineRule="auto"/>
        <w:jc w:val="both"/>
        <w:rPr>
          <w:rFonts w:asciiTheme="majorHAnsi" w:eastAsiaTheme="majorEastAsia" w:hAnsiTheme="majorHAnsi" w:cstheme="majorBidi"/>
          <w:spacing w:val="-10"/>
          <w:kern w:val="28"/>
          <w:sz w:val="32"/>
          <w:szCs w:val="56"/>
        </w:rPr>
      </w:pPr>
      <w:r>
        <w:rPr>
          <w:rFonts w:asciiTheme="majorHAnsi" w:eastAsiaTheme="majorEastAsia" w:hAnsiTheme="majorHAnsi" w:cstheme="majorBidi"/>
          <w:spacing w:val="-10"/>
          <w:kern w:val="28"/>
          <w:sz w:val="32"/>
          <w:szCs w:val="56"/>
        </w:rPr>
        <w:t xml:space="preserve">In this section </w:t>
      </w:r>
      <w:r w:rsidR="003D3D30">
        <w:rPr>
          <w:rFonts w:asciiTheme="majorHAnsi" w:eastAsiaTheme="majorEastAsia" w:hAnsiTheme="majorHAnsi" w:cstheme="majorBidi"/>
          <w:spacing w:val="-10"/>
          <w:kern w:val="28"/>
          <w:sz w:val="32"/>
          <w:szCs w:val="56"/>
        </w:rPr>
        <w:t>we</w:t>
      </w:r>
      <w:r>
        <w:rPr>
          <w:rFonts w:asciiTheme="majorHAnsi" w:eastAsiaTheme="majorEastAsia" w:hAnsiTheme="majorHAnsi" w:cstheme="majorBidi"/>
          <w:spacing w:val="-10"/>
          <w:kern w:val="28"/>
          <w:sz w:val="32"/>
          <w:szCs w:val="56"/>
        </w:rPr>
        <w:t xml:space="preserve"> request all the </w:t>
      </w:r>
      <w:r w:rsidR="003D3D30">
        <w:rPr>
          <w:rFonts w:asciiTheme="majorHAnsi" w:eastAsiaTheme="majorEastAsia" w:hAnsiTheme="majorHAnsi" w:cstheme="majorBidi"/>
          <w:spacing w:val="-10"/>
          <w:kern w:val="28"/>
          <w:sz w:val="32"/>
          <w:szCs w:val="56"/>
        </w:rPr>
        <w:t>Hostels,</w:t>
      </w:r>
      <w:r>
        <w:rPr>
          <w:rFonts w:asciiTheme="majorHAnsi" w:eastAsiaTheme="majorEastAsia" w:hAnsiTheme="majorHAnsi" w:cstheme="majorBidi"/>
          <w:spacing w:val="-10"/>
          <w:kern w:val="28"/>
          <w:sz w:val="32"/>
          <w:szCs w:val="56"/>
        </w:rPr>
        <w:t xml:space="preserve"> </w:t>
      </w:r>
      <w:r w:rsidR="003D3D30">
        <w:rPr>
          <w:rFonts w:asciiTheme="majorHAnsi" w:eastAsiaTheme="majorEastAsia" w:hAnsiTheme="majorHAnsi" w:cstheme="majorBidi"/>
          <w:spacing w:val="-10"/>
          <w:kern w:val="28"/>
          <w:sz w:val="32"/>
          <w:szCs w:val="56"/>
        </w:rPr>
        <w:t>R</w:t>
      </w:r>
      <w:r>
        <w:rPr>
          <w:rFonts w:asciiTheme="majorHAnsi" w:eastAsiaTheme="majorEastAsia" w:hAnsiTheme="majorHAnsi" w:cstheme="majorBidi"/>
          <w:spacing w:val="-10"/>
          <w:kern w:val="28"/>
          <w:sz w:val="32"/>
          <w:szCs w:val="56"/>
        </w:rPr>
        <w:t>estaurant</w:t>
      </w:r>
      <w:r w:rsidR="003D3D30">
        <w:rPr>
          <w:rFonts w:asciiTheme="majorHAnsi" w:eastAsiaTheme="majorEastAsia" w:hAnsiTheme="majorHAnsi" w:cstheme="majorBidi"/>
          <w:spacing w:val="-10"/>
          <w:kern w:val="28"/>
          <w:sz w:val="32"/>
          <w:szCs w:val="56"/>
        </w:rPr>
        <w:t>, Hotels</w:t>
      </w:r>
      <w:r>
        <w:rPr>
          <w:rFonts w:asciiTheme="majorHAnsi" w:eastAsiaTheme="majorEastAsia" w:hAnsiTheme="majorHAnsi" w:cstheme="majorBidi"/>
          <w:spacing w:val="-10"/>
          <w:kern w:val="28"/>
          <w:sz w:val="32"/>
          <w:szCs w:val="56"/>
        </w:rPr>
        <w:t xml:space="preserve"> that the food then is left which they throw can be used to fill many empty stomach. We have a very simple approach there that the food which is made for lunch and then cannot be used further can be simply donated at some predefined point which will be very near to their place and then we can take it with us and then people who can’t even make two meals a day and we don’t demand something more or extraordinary as if you give us the unutilized food than we will help you in promoting your restaurant, hotel, hostel. So you can save a lot of money there as we will have donating points, vans </w:t>
      </w:r>
      <w:r w:rsidR="003D3D30">
        <w:rPr>
          <w:rFonts w:asciiTheme="majorHAnsi" w:eastAsiaTheme="majorEastAsia" w:hAnsiTheme="majorHAnsi" w:cstheme="majorBidi"/>
          <w:spacing w:val="-10"/>
          <w:kern w:val="28"/>
          <w:sz w:val="32"/>
          <w:szCs w:val="56"/>
        </w:rPr>
        <w:t>running so we can easily promote your business and quantity does not matter if you want to be a part of a good change as even a family can donate a food if then have food for 4 left from a party or function then they can donate as it can feed a family.</w:t>
      </w:r>
    </w:p>
    <w:p w:rsidR="003D3D30" w:rsidRDefault="003D3D30" w:rsidP="00A471D0">
      <w:pPr>
        <w:spacing w:line="276" w:lineRule="auto"/>
        <w:rPr>
          <w:rFonts w:asciiTheme="majorHAnsi" w:eastAsiaTheme="majorEastAsia" w:hAnsiTheme="majorHAnsi" w:cstheme="majorBidi"/>
          <w:spacing w:val="-10"/>
          <w:kern w:val="28"/>
          <w:sz w:val="32"/>
          <w:szCs w:val="56"/>
        </w:rPr>
      </w:pPr>
    </w:p>
    <w:p w:rsidR="003D3D30" w:rsidRPr="00981A72" w:rsidRDefault="003D3D30" w:rsidP="00A471D0">
      <w:pPr>
        <w:pStyle w:val="ListParagraph"/>
        <w:numPr>
          <w:ilvl w:val="0"/>
          <w:numId w:val="12"/>
        </w:numPr>
        <w:spacing w:line="276" w:lineRule="auto"/>
        <w:rPr>
          <w:rFonts w:asciiTheme="majorHAnsi" w:eastAsiaTheme="majorEastAsia" w:hAnsiTheme="majorHAnsi" w:cstheme="majorBidi"/>
          <w:b/>
          <w:spacing w:val="-10"/>
          <w:kern w:val="28"/>
          <w:sz w:val="40"/>
          <w:szCs w:val="56"/>
        </w:rPr>
      </w:pPr>
      <w:r w:rsidRPr="00981A72">
        <w:rPr>
          <w:rFonts w:asciiTheme="majorHAnsi" w:eastAsiaTheme="majorEastAsia" w:hAnsiTheme="majorHAnsi" w:cstheme="majorBidi"/>
          <w:b/>
          <w:spacing w:val="-10"/>
          <w:kern w:val="28"/>
          <w:sz w:val="40"/>
          <w:szCs w:val="56"/>
        </w:rPr>
        <w:t>Donate Bio – Waste</w:t>
      </w:r>
    </w:p>
    <w:p w:rsidR="00A471D0" w:rsidRDefault="00A471D0" w:rsidP="00A471D0">
      <w:pPr>
        <w:spacing w:line="276" w:lineRule="auto"/>
        <w:rPr>
          <w:rFonts w:asciiTheme="majorHAnsi" w:eastAsiaTheme="majorEastAsia" w:hAnsiTheme="majorHAnsi" w:cstheme="majorBidi"/>
          <w:spacing w:val="-10"/>
          <w:kern w:val="28"/>
          <w:sz w:val="32"/>
          <w:szCs w:val="56"/>
        </w:rPr>
      </w:pPr>
    </w:p>
    <w:p w:rsidR="005018C1" w:rsidRDefault="003D3D30" w:rsidP="00A471D0">
      <w:pPr>
        <w:spacing w:line="276" w:lineRule="auto"/>
        <w:jc w:val="both"/>
        <w:rPr>
          <w:rFonts w:asciiTheme="majorHAnsi" w:eastAsiaTheme="majorEastAsia" w:hAnsiTheme="majorHAnsi" w:cstheme="majorBidi"/>
          <w:spacing w:val="-10"/>
          <w:kern w:val="28"/>
          <w:sz w:val="32"/>
          <w:szCs w:val="56"/>
        </w:rPr>
      </w:pPr>
      <w:r>
        <w:rPr>
          <w:rFonts w:asciiTheme="majorHAnsi" w:eastAsiaTheme="majorEastAsia" w:hAnsiTheme="majorHAnsi" w:cstheme="majorBidi"/>
          <w:spacing w:val="-10"/>
          <w:kern w:val="28"/>
          <w:sz w:val="32"/>
          <w:szCs w:val="56"/>
        </w:rPr>
        <w:t xml:space="preserve">In the section we request all the Hotels , Hostel , Homes  in short every place where food is make as you prepare food we can you gather some waster which you throw in dustbin can save some one life . Let me explain you in some other ways we all see news that farmer committed suicide because he don’t have enough money grow crop and feed his family </w:t>
      </w:r>
      <w:r w:rsidR="00FC778F">
        <w:rPr>
          <w:rFonts w:asciiTheme="majorHAnsi" w:eastAsiaTheme="majorEastAsia" w:hAnsiTheme="majorHAnsi" w:cstheme="majorBidi"/>
          <w:spacing w:val="-10"/>
          <w:kern w:val="28"/>
          <w:sz w:val="32"/>
          <w:szCs w:val="56"/>
        </w:rPr>
        <w:t xml:space="preserve">so here Aahaar wants to take an initiative that all the waste gather from hotels, hostels etc. And will be utilized to create manure which will be </w:t>
      </w:r>
      <w:r w:rsidR="00FC778F" w:rsidRPr="00FC778F">
        <w:rPr>
          <w:rFonts w:asciiTheme="majorHAnsi" w:eastAsiaTheme="majorEastAsia" w:hAnsiTheme="majorHAnsi" w:cstheme="majorBidi"/>
          <w:spacing w:val="-10"/>
          <w:kern w:val="28"/>
          <w:sz w:val="32"/>
          <w:szCs w:val="56"/>
        </w:rPr>
        <w:t>distributed</w:t>
      </w:r>
      <w:r w:rsidR="00FC778F">
        <w:rPr>
          <w:rFonts w:asciiTheme="majorHAnsi" w:eastAsiaTheme="majorEastAsia" w:hAnsiTheme="majorHAnsi" w:cstheme="majorBidi"/>
          <w:spacing w:val="-10"/>
          <w:kern w:val="28"/>
          <w:sz w:val="32"/>
          <w:szCs w:val="56"/>
        </w:rPr>
        <w:t xml:space="preserve"> to farmers so it can be a little help for them. Your waste can save someone’s life.</w:t>
      </w:r>
      <w:r w:rsidR="005018C1">
        <w:rPr>
          <w:rFonts w:asciiTheme="majorHAnsi" w:eastAsiaTheme="majorEastAsia" w:hAnsiTheme="majorHAnsi" w:cstheme="majorBidi"/>
          <w:spacing w:val="-10"/>
          <w:kern w:val="28"/>
          <w:sz w:val="32"/>
          <w:szCs w:val="56"/>
        </w:rPr>
        <w:t xml:space="preserve"> And charges will be minimal for this the so cost will be the selling price for this manure.</w:t>
      </w:r>
    </w:p>
    <w:p w:rsidR="005018C1" w:rsidRDefault="00A471D0" w:rsidP="00A471D0">
      <w:pPr>
        <w:spacing w:line="276" w:lineRule="auto"/>
        <w:rPr>
          <w:rFonts w:asciiTheme="majorHAnsi" w:eastAsiaTheme="majorEastAsia" w:hAnsiTheme="majorHAnsi" w:cstheme="majorBidi"/>
          <w:spacing w:val="-10"/>
          <w:kern w:val="28"/>
          <w:sz w:val="32"/>
          <w:szCs w:val="56"/>
        </w:rPr>
      </w:pPr>
      <w:r>
        <w:rPr>
          <w:rStyle w:val="Strong"/>
          <w:noProof/>
          <w:sz w:val="144"/>
          <w:lang w:eastAsia="en-IN"/>
        </w:rPr>
        <w:drawing>
          <wp:anchor distT="0" distB="0" distL="114300" distR="114300" simplePos="0" relativeHeight="251713536" behindDoc="1" locked="0" layoutInCell="1" allowOverlap="1" wp14:anchorId="68E433B5" wp14:editId="15A08637">
            <wp:simplePos x="0" y="0"/>
            <wp:positionH relativeFrom="page">
              <wp:posOffset>6042660</wp:posOffset>
            </wp:positionH>
            <wp:positionV relativeFrom="paragraph">
              <wp:posOffset>457835</wp:posOffset>
            </wp:positionV>
            <wp:extent cx="1518106" cy="476462"/>
            <wp:effectExtent l="0" t="0" r="0" b="0"/>
            <wp:wrapNone/>
            <wp:docPr id="17" name="Picture 17"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18C1" w:rsidRPr="00981A72" w:rsidRDefault="005018C1" w:rsidP="00A471D0">
      <w:pPr>
        <w:pStyle w:val="ListParagraph"/>
        <w:numPr>
          <w:ilvl w:val="0"/>
          <w:numId w:val="12"/>
        </w:numPr>
        <w:spacing w:line="276" w:lineRule="auto"/>
        <w:rPr>
          <w:rFonts w:asciiTheme="majorHAnsi" w:eastAsiaTheme="majorEastAsia" w:hAnsiTheme="majorHAnsi" w:cstheme="majorBidi"/>
          <w:b/>
          <w:spacing w:val="-10"/>
          <w:kern w:val="28"/>
          <w:sz w:val="40"/>
          <w:szCs w:val="56"/>
        </w:rPr>
      </w:pPr>
      <w:r w:rsidRPr="00981A72">
        <w:rPr>
          <w:rFonts w:asciiTheme="majorHAnsi" w:eastAsiaTheme="majorEastAsia" w:hAnsiTheme="majorHAnsi" w:cstheme="majorBidi"/>
          <w:b/>
          <w:spacing w:val="-10"/>
          <w:kern w:val="28"/>
          <w:sz w:val="40"/>
          <w:szCs w:val="56"/>
        </w:rPr>
        <w:lastRenderedPageBreak/>
        <w:t>Share joy</w:t>
      </w:r>
    </w:p>
    <w:p w:rsidR="005018C1" w:rsidRDefault="005018C1" w:rsidP="00A471D0">
      <w:pPr>
        <w:spacing w:line="276" w:lineRule="auto"/>
        <w:jc w:val="both"/>
        <w:rPr>
          <w:rFonts w:asciiTheme="majorHAnsi" w:eastAsiaTheme="majorEastAsia" w:hAnsiTheme="majorHAnsi" w:cstheme="majorBidi"/>
          <w:spacing w:val="-10"/>
          <w:kern w:val="28"/>
          <w:sz w:val="32"/>
          <w:szCs w:val="56"/>
        </w:rPr>
      </w:pPr>
      <w:r>
        <w:rPr>
          <w:rFonts w:asciiTheme="majorHAnsi" w:eastAsiaTheme="majorEastAsia" w:hAnsiTheme="majorHAnsi" w:cstheme="majorBidi"/>
          <w:spacing w:val="-10"/>
          <w:kern w:val="28"/>
          <w:sz w:val="32"/>
          <w:szCs w:val="56"/>
        </w:rPr>
        <w:t xml:space="preserve">In this section we don’t request for something here you give anything from you heart means that there are many people who want to do something for society on their special occasions so we welcome them as the can provide meal, cloths etc. to as many people as they want and this whole thing will be organized from our side </w:t>
      </w:r>
      <w:r w:rsidR="00991596">
        <w:rPr>
          <w:rFonts w:asciiTheme="majorHAnsi" w:eastAsiaTheme="majorEastAsia" w:hAnsiTheme="majorHAnsi" w:cstheme="majorBidi"/>
          <w:spacing w:val="-10"/>
          <w:kern w:val="28"/>
          <w:sz w:val="32"/>
          <w:szCs w:val="56"/>
        </w:rPr>
        <w:t>so you</w:t>
      </w:r>
      <w:r>
        <w:rPr>
          <w:rFonts w:asciiTheme="majorHAnsi" w:eastAsiaTheme="majorEastAsia" w:hAnsiTheme="majorHAnsi" w:cstheme="majorBidi"/>
          <w:spacing w:val="-10"/>
          <w:kern w:val="28"/>
          <w:sz w:val="32"/>
          <w:szCs w:val="56"/>
        </w:rPr>
        <w:t xml:space="preserve"> just need to select the occasion and leave all the other thing on us.</w:t>
      </w:r>
      <w:r w:rsidR="00991596">
        <w:rPr>
          <w:rFonts w:asciiTheme="majorHAnsi" w:eastAsiaTheme="majorEastAsia" w:hAnsiTheme="majorHAnsi" w:cstheme="majorBidi"/>
          <w:spacing w:val="-10"/>
          <w:kern w:val="28"/>
          <w:sz w:val="32"/>
          <w:szCs w:val="56"/>
        </w:rPr>
        <w:t xml:space="preserve"> We also have a category where you can sponsor an individual for a time period according to you. </w:t>
      </w:r>
    </w:p>
    <w:p w:rsidR="00991596" w:rsidRDefault="00991596" w:rsidP="00A471D0">
      <w:pPr>
        <w:jc w:val="both"/>
        <w:rPr>
          <w:rFonts w:asciiTheme="majorHAnsi" w:eastAsiaTheme="majorEastAsia" w:hAnsiTheme="majorHAnsi" w:cstheme="majorBidi"/>
          <w:spacing w:val="-10"/>
          <w:kern w:val="28"/>
          <w:sz w:val="32"/>
          <w:szCs w:val="56"/>
        </w:rPr>
      </w:pPr>
    </w:p>
    <w:p w:rsidR="00991596" w:rsidRPr="00981A72" w:rsidRDefault="00991596" w:rsidP="00981A72">
      <w:pPr>
        <w:pStyle w:val="ListParagraph"/>
        <w:numPr>
          <w:ilvl w:val="0"/>
          <w:numId w:val="12"/>
        </w:numPr>
        <w:rPr>
          <w:rFonts w:asciiTheme="majorHAnsi" w:eastAsiaTheme="majorEastAsia" w:hAnsiTheme="majorHAnsi" w:cstheme="majorBidi"/>
          <w:b/>
          <w:spacing w:val="-10"/>
          <w:kern w:val="28"/>
          <w:sz w:val="40"/>
          <w:szCs w:val="56"/>
        </w:rPr>
      </w:pPr>
      <w:r w:rsidRPr="00981A72">
        <w:rPr>
          <w:rFonts w:asciiTheme="majorHAnsi" w:eastAsiaTheme="majorEastAsia" w:hAnsiTheme="majorHAnsi" w:cstheme="majorBidi"/>
          <w:b/>
          <w:spacing w:val="-10"/>
          <w:kern w:val="28"/>
          <w:sz w:val="40"/>
          <w:szCs w:val="56"/>
        </w:rPr>
        <w:t xml:space="preserve">Donate Work </w:t>
      </w:r>
    </w:p>
    <w:p w:rsidR="00991596" w:rsidRDefault="00991596" w:rsidP="00F24D49">
      <w:pPr>
        <w:rPr>
          <w:rFonts w:asciiTheme="majorHAnsi" w:eastAsiaTheme="majorEastAsia" w:hAnsiTheme="majorHAnsi" w:cstheme="majorBidi"/>
          <w:spacing w:val="-10"/>
          <w:kern w:val="28"/>
          <w:sz w:val="32"/>
          <w:szCs w:val="56"/>
        </w:rPr>
      </w:pPr>
    </w:p>
    <w:p w:rsidR="00E20F1E" w:rsidRDefault="00991596" w:rsidP="00A471D0">
      <w:pPr>
        <w:jc w:val="both"/>
        <w:rPr>
          <w:rFonts w:asciiTheme="majorHAnsi" w:eastAsiaTheme="majorEastAsia" w:hAnsiTheme="majorHAnsi" w:cstheme="majorBidi"/>
          <w:spacing w:val="-10"/>
          <w:kern w:val="28"/>
          <w:sz w:val="32"/>
          <w:szCs w:val="56"/>
        </w:rPr>
      </w:pPr>
      <w:r>
        <w:rPr>
          <w:rFonts w:asciiTheme="majorHAnsi" w:eastAsiaTheme="majorEastAsia" w:hAnsiTheme="majorHAnsi" w:cstheme="majorBidi"/>
          <w:spacing w:val="-10"/>
          <w:kern w:val="28"/>
          <w:sz w:val="32"/>
          <w:szCs w:val="56"/>
        </w:rPr>
        <w:t>In this section we use the quality means that there may be some people who can’t do anything in the above three section but here they can serve. So here you donate food or bio waste or sponsor somebody but here You can use your skills to help us as many people are good in technological skills many are good will field skills etc. and some of you</w:t>
      </w:r>
      <w:r w:rsidR="00E20F1E">
        <w:rPr>
          <w:rFonts w:asciiTheme="majorHAnsi" w:eastAsiaTheme="majorEastAsia" w:hAnsiTheme="majorHAnsi" w:cstheme="majorBidi"/>
          <w:spacing w:val="-10"/>
          <w:kern w:val="28"/>
          <w:sz w:val="32"/>
          <w:szCs w:val="56"/>
        </w:rPr>
        <w:t xml:space="preserve"> can help with your resources as if you are an exporter then you can give us the access to an of your bus or minivan which can be used to collect food or bio-waste. If you have technical skills then you can help us to optimize our web portal and those who are good in field skills they can help us serve thing and organize events and meals of these needy people.</w:t>
      </w:r>
    </w:p>
    <w:p w:rsidR="00E20F1E" w:rsidRDefault="00E20F1E" w:rsidP="00A471D0">
      <w:pPr>
        <w:jc w:val="both"/>
        <w:rPr>
          <w:rFonts w:asciiTheme="majorHAnsi" w:eastAsiaTheme="majorEastAsia" w:hAnsiTheme="majorHAnsi" w:cstheme="majorBidi"/>
          <w:spacing w:val="-10"/>
          <w:kern w:val="28"/>
          <w:sz w:val="32"/>
          <w:szCs w:val="56"/>
        </w:rPr>
      </w:pPr>
    </w:p>
    <w:p w:rsidR="00E20F1E" w:rsidRDefault="00E20F1E" w:rsidP="00A471D0">
      <w:pPr>
        <w:jc w:val="both"/>
        <w:rPr>
          <w:rFonts w:asciiTheme="majorHAnsi" w:eastAsiaTheme="majorEastAsia" w:hAnsiTheme="majorHAnsi" w:cstheme="majorBidi"/>
          <w:spacing w:val="-10"/>
          <w:kern w:val="28"/>
          <w:sz w:val="32"/>
          <w:szCs w:val="56"/>
        </w:rPr>
      </w:pPr>
    </w:p>
    <w:p w:rsidR="00E20F1E" w:rsidRDefault="00E20F1E" w:rsidP="00F24D49">
      <w:pPr>
        <w:rPr>
          <w:rFonts w:asciiTheme="majorHAnsi" w:eastAsiaTheme="majorEastAsia" w:hAnsiTheme="majorHAnsi" w:cstheme="majorBidi"/>
          <w:spacing w:val="-10"/>
          <w:kern w:val="28"/>
          <w:sz w:val="32"/>
          <w:szCs w:val="56"/>
        </w:rPr>
      </w:pPr>
    </w:p>
    <w:p w:rsidR="00E20F1E" w:rsidRDefault="00E20F1E" w:rsidP="00F24D49">
      <w:pPr>
        <w:rPr>
          <w:rFonts w:asciiTheme="majorHAnsi" w:eastAsiaTheme="majorEastAsia" w:hAnsiTheme="majorHAnsi" w:cstheme="majorBidi"/>
          <w:spacing w:val="-10"/>
          <w:kern w:val="28"/>
          <w:sz w:val="32"/>
          <w:szCs w:val="56"/>
        </w:rPr>
      </w:pPr>
    </w:p>
    <w:p w:rsidR="00E20F1E" w:rsidRDefault="00E20F1E" w:rsidP="00F24D49">
      <w:pPr>
        <w:rPr>
          <w:rFonts w:asciiTheme="majorHAnsi" w:eastAsiaTheme="majorEastAsia" w:hAnsiTheme="majorHAnsi" w:cstheme="majorBidi"/>
          <w:spacing w:val="-10"/>
          <w:kern w:val="28"/>
          <w:sz w:val="32"/>
          <w:szCs w:val="56"/>
        </w:rPr>
      </w:pPr>
    </w:p>
    <w:p w:rsidR="00E20F1E" w:rsidRDefault="00A471D0" w:rsidP="00F24D49">
      <w:pPr>
        <w:rPr>
          <w:rFonts w:asciiTheme="majorHAnsi" w:eastAsiaTheme="majorEastAsia" w:hAnsiTheme="majorHAnsi" w:cstheme="majorBidi"/>
          <w:spacing w:val="-10"/>
          <w:kern w:val="28"/>
          <w:sz w:val="32"/>
          <w:szCs w:val="56"/>
        </w:rPr>
      </w:pPr>
      <w:r>
        <w:rPr>
          <w:rStyle w:val="Strong"/>
          <w:noProof/>
          <w:sz w:val="144"/>
          <w:lang w:eastAsia="en-IN"/>
        </w:rPr>
        <w:drawing>
          <wp:anchor distT="0" distB="0" distL="114300" distR="114300" simplePos="0" relativeHeight="251715584" behindDoc="1" locked="0" layoutInCell="1" allowOverlap="1" wp14:anchorId="68E433B5" wp14:editId="15A08637">
            <wp:simplePos x="0" y="0"/>
            <wp:positionH relativeFrom="page">
              <wp:posOffset>6042660</wp:posOffset>
            </wp:positionH>
            <wp:positionV relativeFrom="paragraph">
              <wp:posOffset>699135</wp:posOffset>
            </wp:positionV>
            <wp:extent cx="1518106" cy="476462"/>
            <wp:effectExtent l="0" t="0" r="0" b="0"/>
            <wp:wrapNone/>
            <wp:docPr id="32" name="Picture 32"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0F1E" w:rsidRDefault="00E20F1E" w:rsidP="00F24D49">
      <w:pPr>
        <w:rPr>
          <w:rFonts w:asciiTheme="majorHAnsi" w:eastAsiaTheme="majorEastAsia" w:hAnsiTheme="majorHAnsi" w:cstheme="majorBidi"/>
          <w:spacing w:val="-10"/>
          <w:kern w:val="28"/>
          <w:sz w:val="32"/>
          <w:szCs w:val="56"/>
        </w:rPr>
      </w:pPr>
    </w:p>
    <w:p w:rsidR="00997B78" w:rsidRDefault="00981A72" w:rsidP="00F24D49">
      <w:pPr>
        <w:rPr>
          <w:rStyle w:val="SubtleReference"/>
          <w:color w:val="auto"/>
          <w:sz w:val="72"/>
        </w:rPr>
      </w:pPr>
      <w:r>
        <w:rPr>
          <w:rStyle w:val="Strong"/>
          <w:noProof/>
          <w:sz w:val="144"/>
          <w:lang w:eastAsia="en-IN"/>
        </w:rPr>
        <w:drawing>
          <wp:anchor distT="0" distB="0" distL="114300" distR="114300" simplePos="0" relativeHeight="251717632" behindDoc="1" locked="0" layoutInCell="1" allowOverlap="1" wp14:anchorId="68E433B5" wp14:editId="15A08637">
            <wp:simplePos x="0" y="0"/>
            <wp:positionH relativeFrom="page">
              <wp:align>right</wp:align>
            </wp:positionH>
            <wp:positionV relativeFrom="paragraph">
              <wp:posOffset>8731885</wp:posOffset>
            </wp:positionV>
            <wp:extent cx="1518106" cy="476462"/>
            <wp:effectExtent l="0" t="0" r="0" b="0"/>
            <wp:wrapNone/>
            <wp:docPr id="33" name="Picture 33"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8106" cy="4764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pacing w:val="-10"/>
          <w:kern w:val="28"/>
          <w:sz w:val="32"/>
          <w:szCs w:val="56"/>
          <w:lang w:eastAsia="en-IN"/>
        </w:rPr>
        <w:drawing>
          <wp:anchor distT="0" distB="0" distL="114300" distR="114300" simplePos="0" relativeHeight="251709440" behindDoc="0" locked="0" layoutInCell="1" allowOverlap="1">
            <wp:simplePos x="0" y="0"/>
            <wp:positionH relativeFrom="page">
              <wp:align>right</wp:align>
            </wp:positionH>
            <wp:positionV relativeFrom="paragraph">
              <wp:posOffset>3128010</wp:posOffset>
            </wp:positionV>
            <wp:extent cx="7472719" cy="39776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ocument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72719" cy="3977640"/>
                    </a:xfrm>
                    <a:prstGeom prst="rect">
                      <a:avLst/>
                    </a:prstGeom>
                  </pic:spPr>
                </pic:pic>
              </a:graphicData>
            </a:graphic>
            <wp14:sizeRelH relativeFrom="margin">
              <wp14:pctWidth>0</wp14:pctWidth>
            </wp14:sizeRelH>
            <wp14:sizeRelV relativeFrom="margin">
              <wp14:pctHeight>0</wp14:pctHeight>
            </wp14:sizeRelV>
          </wp:anchor>
        </w:drawing>
      </w:r>
      <w:r w:rsidRPr="00981A72">
        <w:rPr>
          <w:rStyle w:val="SubtleReference"/>
          <w:color w:val="auto"/>
          <w:sz w:val="144"/>
        </w:rPr>
        <w:t>ER</w:t>
      </w:r>
      <w:r w:rsidRPr="00981A72">
        <w:rPr>
          <w:rStyle w:val="SubtleReference"/>
          <w:color w:val="auto"/>
          <w:sz w:val="72"/>
        </w:rPr>
        <w:t xml:space="preserve"> DI</w:t>
      </w:r>
      <w:r>
        <w:rPr>
          <w:rStyle w:val="SubtleReference"/>
          <w:color w:val="auto"/>
          <w:sz w:val="72"/>
        </w:rPr>
        <w:t>A</w:t>
      </w:r>
      <w:r w:rsidRPr="00981A72">
        <w:rPr>
          <w:rStyle w:val="SubtleReference"/>
          <w:color w:val="auto"/>
          <w:sz w:val="72"/>
        </w:rPr>
        <w:t>GRAM</w:t>
      </w:r>
    </w:p>
    <w:p w:rsidR="00997B78" w:rsidRDefault="00997B78" w:rsidP="00997B78">
      <w:pPr>
        <w:rPr>
          <w:rStyle w:val="SubtleReference"/>
          <w:color w:val="auto"/>
          <w:sz w:val="72"/>
        </w:rPr>
      </w:pPr>
      <w:r>
        <w:rPr>
          <w:rStyle w:val="SubtleReference"/>
          <w:color w:val="auto"/>
          <w:sz w:val="72"/>
        </w:rPr>
        <w:br w:type="page"/>
      </w:r>
    </w:p>
    <w:p w:rsidR="00997B78" w:rsidRDefault="00997B78" w:rsidP="00F24D49">
      <w:pPr>
        <w:rPr>
          <w:rStyle w:val="SubtleReference"/>
          <w:color w:val="auto"/>
          <w:sz w:val="72"/>
        </w:rPr>
      </w:pPr>
      <w:r w:rsidRPr="00997B78">
        <w:rPr>
          <w:rStyle w:val="SubtleReference"/>
          <w:color w:val="auto"/>
          <w:sz w:val="144"/>
        </w:rPr>
        <w:lastRenderedPageBreak/>
        <w:t>DFD</w:t>
      </w:r>
      <w:r w:rsidRPr="00997B78">
        <w:rPr>
          <w:rStyle w:val="SubtleReference"/>
          <w:color w:val="auto"/>
          <w:sz w:val="72"/>
        </w:rPr>
        <w:t xml:space="preserve"> DIAGRAM</w:t>
      </w:r>
    </w:p>
    <w:p w:rsidR="00997B78" w:rsidRDefault="00173D8A">
      <w:pPr>
        <w:rPr>
          <w:rStyle w:val="SubtleReference"/>
          <w:color w:val="auto"/>
          <w:sz w:val="72"/>
        </w:rPr>
      </w:pPr>
      <w:r>
        <w:rPr>
          <w:rStyle w:val="Strong"/>
          <w:noProof/>
          <w:sz w:val="144"/>
          <w:lang w:eastAsia="en-IN"/>
        </w:rPr>
        <w:drawing>
          <wp:anchor distT="0" distB="0" distL="114300" distR="114300" simplePos="0" relativeHeight="251731968" behindDoc="0" locked="0" layoutInCell="1" allowOverlap="1" wp14:anchorId="699E8D50" wp14:editId="02A013CD">
            <wp:simplePos x="0" y="0"/>
            <wp:positionH relativeFrom="page">
              <wp:posOffset>5981700</wp:posOffset>
            </wp:positionH>
            <wp:positionV relativeFrom="paragraph">
              <wp:posOffset>7704455</wp:posOffset>
            </wp:positionV>
            <wp:extent cx="1517650" cy="476250"/>
            <wp:effectExtent l="0" t="0" r="0" b="0"/>
            <wp:wrapNone/>
            <wp:docPr id="47" name="Picture 47" descr="C:\Users\Rajat\AppData\Local\Microsoft\Windows\INetCache\Content.Word\log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t\AppData\Local\Microsoft\Windows\INetCache\Content.Word\logob.png"/>
                    <pic:cNvPicPr>
                      <a:picLocks noChangeAspect="1" noChangeArrowheads="1"/>
                    </pic:cNvPicPr>
                  </pic:nvPicPr>
                  <pic:blipFill>
                    <a:blip r:embed="rId8" cstate="print">
                      <a:duotone>
                        <a:schemeClr val="bg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51765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mallCaps/>
          <w:noProof/>
          <w:sz w:val="144"/>
          <w:lang w:eastAsia="en-IN"/>
        </w:rPr>
        <w:drawing>
          <wp:anchor distT="0" distB="0" distL="114300" distR="114300" simplePos="0" relativeHeight="251720704" behindDoc="0" locked="0" layoutInCell="1" allowOverlap="1">
            <wp:simplePos x="0" y="0"/>
            <wp:positionH relativeFrom="page">
              <wp:align>left</wp:align>
            </wp:positionH>
            <wp:positionV relativeFrom="paragraph">
              <wp:posOffset>751205</wp:posOffset>
            </wp:positionV>
            <wp:extent cx="7696200" cy="7696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85A9D94-6010-4F95-8D8F-8E025DD37EF2.JPG"/>
                    <pic:cNvPicPr/>
                  </pic:nvPicPr>
                  <pic:blipFill>
                    <a:blip r:embed="rId23">
                      <a:extLst>
                        <a:ext uri="{28A0092B-C50C-407E-A947-70E740481C1C}">
                          <a14:useLocalDpi xmlns:a14="http://schemas.microsoft.com/office/drawing/2010/main" val="0"/>
                        </a:ext>
                      </a:extLst>
                    </a:blip>
                    <a:stretch>
                      <a:fillRect/>
                    </a:stretch>
                  </pic:blipFill>
                  <pic:spPr>
                    <a:xfrm>
                      <a:off x="0" y="0"/>
                      <a:ext cx="7696200" cy="7696200"/>
                    </a:xfrm>
                    <a:prstGeom prst="rect">
                      <a:avLst/>
                    </a:prstGeom>
                  </pic:spPr>
                </pic:pic>
              </a:graphicData>
            </a:graphic>
            <wp14:sizeRelH relativeFrom="margin">
              <wp14:pctWidth>0</wp14:pctWidth>
            </wp14:sizeRelH>
            <wp14:sizeRelV relativeFrom="margin">
              <wp14:pctHeight>0</wp14:pctHeight>
            </wp14:sizeRelV>
          </wp:anchor>
        </w:drawing>
      </w:r>
      <w:r w:rsidR="00997B78">
        <w:rPr>
          <w:rStyle w:val="SubtleReference"/>
          <w:color w:val="auto"/>
          <w:sz w:val="72"/>
        </w:rPr>
        <w:br w:type="page"/>
      </w:r>
    </w:p>
    <w:p w:rsidR="003D3D30" w:rsidRPr="009D7957" w:rsidRDefault="009D7957" w:rsidP="00F24D49">
      <w:pPr>
        <w:rPr>
          <w:rStyle w:val="SubtleReference"/>
          <w:color w:val="auto"/>
          <w:sz w:val="72"/>
        </w:rPr>
      </w:pPr>
      <w:r w:rsidRPr="009D7957">
        <w:rPr>
          <w:rStyle w:val="SubtleReference"/>
          <w:color w:val="auto"/>
          <w:sz w:val="144"/>
        </w:rPr>
        <w:lastRenderedPageBreak/>
        <w:t>W</w:t>
      </w:r>
      <w:r w:rsidRPr="009D7957">
        <w:rPr>
          <w:rStyle w:val="SubtleReference"/>
          <w:color w:val="auto"/>
          <w:sz w:val="72"/>
        </w:rPr>
        <w:t>aterfall Model</w:t>
      </w:r>
    </w:p>
    <w:p w:rsidR="009D7957" w:rsidRDefault="00A57DE5" w:rsidP="00A57DE5">
      <w:pPr>
        <w:spacing w:line="240" w:lineRule="auto"/>
        <w:jc w:val="both"/>
        <w:rPr>
          <w:rStyle w:val="SubtleReference"/>
          <w:sz w:val="44"/>
        </w:rPr>
      </w:pPr>
      <w:r w:rsidRPr="00A57DE5">
        <w:rPr>
          <w:rStyle w:val="SubtleReference"/>
          <w:sz w:val="44"/>
        </w:rPr>
        <w:t>In a waterfall model each phase must be completed before the next phase can begin and there is no overlapping in the phases. This means that any phase in the development process begins only if the previous phase is complete</w:t>
      </w:r>
    </w:p>
    <w:p w:rsidR="00A57DE5" w:rsidRDefault="00A57DE5" w:rsidP="00A57DE5">
      <w:pPr>
        <w:jc w:val="both"/>
        <w:rPr>
          <w:rStyle w:val="SubtleReference"/>
          <w:sz w:val="44"/>
        </w:rPr>
      </w:pPr>
    </w:p>
    <w:p w:rsidR="00A57DE5" w:rsidRDefault="00A57DE5" w:rsidP="00A57DE5">
      <w:pPr>
        <w:jc w:val="both"/>
        <w:rPr>
          <w:sz w:val="32"/>
          <w:szCs w:val="32"/>
        </w:rPr>
      </w:pPr>
      <w:r>
        <w:rPr>
          <w:b/>
          <w:bCs/>
          <w:sz w:val="32"/>
          <w:szCs w:val="32"/>
        </w:rPr>
        <w:t xml:space="preserve">*Requirement gathering and analysis- </w:t>
      </w:r>
      <w:r>
        <w:rPr>
          <w:sz w:val="32"/>
          <w:szCs w:val="32"/>
        </w:rPr>
        <w:t>in this phase all the requirements of the system are developed and documented. In our project “</w:t>
      </w:r>
      <w:ins w:id="0" w:author="Rakshit" w:date="2020-02-28T11:39:00Z">
        <w:r>
          <w:rPr>
            <w:sz w:val="32"/>
            <w:szCs w:val="32"/>
          </w:rPr>
          <w:t>Aahar</w:t>
        </w:r>
      </w:ins>
      <w:r>
        <w:rPr>
          <w:sz w:val="32"/>
          <w:szCs w:val="32"/>
        </w:rPr>
        <w:t>” the requirements all we need is firstly to contact all the nearby hostels, houses and to share this idea with them  and request them to help for this initiative and  give the left out food or the food that has been wasted specially the peel of fruits because it adds nutrients and nitrogen to the soil as they decompose and are particularly effective for use as a natural fertilizer, secondly we require a transportation facility to pick up the food from the people twice daily, and most importantly a smart dustbin that will calculate points according to the weight of the waste dump by the users and they will be rewarded with accordance to their points. We also want people individually to give their feedback and suggestions that can be implemented for this scenario and making it more effective.</w:t>
      </w:r>
    </w:p>
    <w:p w:rsidR="00A57DE5" w:rsidRDefault="00A57DE5" w:rsidP="00A57DE5">
      <w:pPr>
        <w:jc w:val="both"/>
        <w:rPr>
          <w:b/>
          <w:bCs/>
          <w:sz w:val="32"/>
          <w:szCs w:val="32"/>
        </w:rPr>
      </w:pPr>
      <w:r>
        <w:rPr>
          <w:b/>
          <w:bCs/>
          <w:sz w:val="32"/>
          <w:szCs w:val="32"/>
        </w:rPr>
        <w:t>*System Design</w:t>
      </w:r>
    </w:p>
    <w:p w:rsidR="00A57DE5" w:rsidRDefault="00A57DE5" w:rsidP="00A57DE5">
      <w:pPr>
        <w:jc w:val="both"/>
        <w:rPr>
          <w:sz w:val="32"/>
          <w:szCs w:val="32"/>
        </w:rPr>
      </w:pPr>
      <w:r>
        <w:rPr>
          <w:sz w:val="32"/>
          <w:szCs w:val="32"/>
        </w:rPr>
        <w:t xml:space="preserve">System design in Aahar includes what can be the possible model made from all the requirements. System a surface design of the plan that how food will be transferred from hostel or homes to NGO, and further to build the design keeping its scope and scalability in mind. </w:t>
      </w:r>
      <w:r>
        <w:rPr>
          <w:sz w:val="32"/>
          <w:szCs w:val="32"/>
        </w:rPr>
        <w:lastRenderedPageBreak/>
        <w:t>That if further the Aahar grows then, how much it’s the design can be improved.</w:t>
      </w:r>
    </w:p>
    <w:p w:rsidR="00A57DE5" w:rsidRDefault="00A57DE5" w:rsidP="00A57DE5">
      <w:pPr>
        <w:jc w:val="both"/>
        <w:rPr>
          <w:b/>
          <w:bCs/>
          <w:sz w:val="32"/>
          <w:szCs w:val="32"/>
        </w:rPr>
      </w:pPr>
      <w:r>
        <w:rPr>
          <w:b/>
          <w:bCs/>
          <w:sz w:val="32"/>
          <w:szCs w:val="32"/>
        </w:rPr>
        <w:t>*Implementation</w:t>
      </w:r>
    </w:p>
    <w:p w:rsidR="00A57DE5" w:rsidRDefault="00A57DE5" w:rsidP="00A57DE5">
      <w:pPr>
        <w:jc w:val="both"/>
        <w:rPr>
          <w:sz w:val="32"/>
          <w:szCs w:val="32"/>
        </w:rPr>
      </w:pPr>
      <w:r>
        <w:rPr>
          <w:sz w:val="32"/>
          <w:szCs w:val="32"/>
        </w:rPr>
        <w:t>In this phase the inputs from the system design are taken and then the system is developed in small programs called units and each unit is developed and tested for its functionality. Globally India is the leading producer of fruits. Fruits after consumption leave peel which is nuisance to the environment as a solid waste. The fruit peels of banana, orange, lemon, were collected from a local market and their leaves. These fruit peel will be used by us, to prepare manures for the farm which will be given to farmers in low prices.</w:t>
      </w:r>
    </w:p>
    <w:p w:rsidR="00A57DE5" w:rsidRDefault="00A57DE5" w:rsidP="00A57DE5">
      <w:pPr>
        <w:jc w:val="both"/>
        <w:rPr>
          <w:sz w:val="32"/>
          <w:szCs w:val="32"/>
        </w:rPr>
      </w:pPr>
      <w:r>
        <w:rPr>
          <w:sz w:val="32"/>
          <w:szCs w:val="32"/>
        </w:rPr>
        <w:t>Hostels nearby are left with a lots of food which is wasted and thrown. The idea which is going to be implemented using this design is to transfer this food from hostels and homes to NGO by some transportation.</w:t>
      </w:r>
    </w:p>
    <w:p w:rsidR="00A57DE5" w:rsidRDefault="00A57DE5" w:rsidP="00A57DE5">
      <w:pPr>
        <w:jc w:val="both"/>
        <w:rPr>
          <w:b/>
          <w:bCs/>
          <w:sz w:val="32"/>
          <w:szCs w:val="32"/>
        </w:rPr>
      </w:pPr>
      <w:r>
        <w:rPr>
          <w:b/>
          <w:bCs/>
          <w:sz w:val="32"/>
          <w:szCs w:val="32"/>
        </w:rPr>
        <w:t>*Integration and Testing</w:t>
      </w:r>
    </w:p>
    <w:p w:rsidR="00A57DE5" w:rsidRDefault="00A57DE5" w:rsidP="00A57DE5">
      <w:pPr>
        <w:jc w:val="both"/>
        <w:rPr>
          <w:sz w:val="32"/>
          <w:szCs w:val="32"/>
        </w:rPr>
      </w:pPr>
      <w:r>
        <w:rPr>
          <w:sz w:val="32"/>
          <w:szCs w:val="32"/>
        </w:rPr>
        <w:t>All the units developed in the implementation phase are integrated into a system after testing of each unit. Post integration the entire system is tested for any faults and failures. In our project “</w:t>
      </w:r>
      <w:ins w:id="1" w:author="Rakshit" w:date="2020-02-28T11:39:00Z">
        <w:r>
          <w:rPr>
            <w:sz w:val="32"/>
            <w:szCs w:val="32"/>
          </w:rPr>
          <w:t>Aahar</w:t>
        </w:r>
      </w:ins>
      <w:r>
        <w:rPr>
          <w:sz w:val="32"/>
          <w:szCs w:val="32"/>
        </w:rPr>
        <w:t xml:space="preserve">” finally all modules are integrated as a one system. All the possible failures which can be generated in Aahar is tested in this phase like the idea of transportation from hostel to NGO. Are hostels, going to agree for transportation on food. </w:t>
      </w:r>
    </w:p>
    <w:p w:rsidR="00A57DE5" w:rsidRDefault="00A57DE5" w:rsidP="00A57DE5">
      <w:pPr>
        <w:jc w:val="both"/>
        <w:rPr>
          <w:b/>
          <w:bCs/>
          <w:sz w:val="32"/>
          <w:szCs w:val="32"/>
        </w:rPr>
      </w:pPr>
      <w:r>
        <w:rPr>
          <w:b/>
          <w:bCs/>
          <w:sz w:val="32"/>
          <w:szCs w:val="32"/>
        </w:rPr>
        <w:t>*Performance</w:t>
      </w:r>
    </w:p>
    <w:p w:rsidR="00A57DE5" w:rsidRDefault="00A57DE5" w:rsidP="00A57DE5">
      <w:pPr>
        <w:jc w:val="both"/>
        <w:rPr>
          <w:sz w:val="32"/>
          <w:szCs w:val="32"/>
        </w:rPr>
      </w:pPr>
      <w:r>
        <w:rPr>
          <w:sz w:val="32"/>
          <w:szCs w:val="32"/>
        </w:rPr>
        <w:t xml:space="preserve">Theoretically, the idea is implemented, but the main problem will be identified only when “Aahar” is going to be brought in the market for performance. Then an evaluation will be made that how well Aahar is performing. Are hostels agreeing with the policies or Aahar or not. How many numbers of people agree to work with </w:t>
      </w:r>
      <w:r w:rsidR="00E27B06">
        <w:rPr>
          <w:sz w:val="32"/>
          <w:szCs w:val="32"/>
        </w:rPr>
        <w:t>us?</w:t>
      </w:r>
      <w:r>
        <w:rPr>
          <w:sz w:val="32"/>
          <w:szCs w:val="32"/>
        </w:rPr>
        <w:t xml:space="preserve"> </w:t>
      </w:r>
      <w:bookmarkStart w:id="2" w:name="_GoBack"/>
      <w:bookmarkEnd w:id="2"/>
    </w:p>
    <w:p w:rsidR="00A57DE5" w:rsidRDefault="00A57DE5" w:rsidP="00A57DE5">
      <w:pPr>
        <w:jc w:val="both"/>
        <w:rPr>
          <w:sz w:val="32"/>
          <w:szCs w:val="32"/>
        </w:rPr>
      </w:pPr>
    </w:p>
    <w:p w:rsidR="00A57DE5" w:rsidRDefault="00A57DE5" w:rsidP="00A57DE5">
      <w:pPr>
        <w:jc w:val="both"/>
        <w:rPr>
          <w:sz w:val="32"/>
          <w:szCs w:val="32"/>
        </w:rPr>
      </w:pPr>
      <w:r>
        <w:rPr>
          <w:noProof/>
          <w:lang w:eastAsia="en-IN"/>
        </w:rPr>
        <w:lastRenderedPageBreak/>
        <w:drawing>
          <wp:anchor distT="0" distB="0" distL="114300" distR="114300" simplePos="0" relativeHeight="251745280" behindDoc="0" locked="0" layoutInCell="1" allowOverlap="1">
            <wp:simplePos x="0" y="0"/>
            <wp:positionH relativeFrom="margin">
              <wp:align>right</wp:align>
            </wp:positionH>
            <wp:positionV relativeFrom="paragraph">
              <wp:posOffset>238858</wp:posOffset>
            </wp:positionV>
            <wp:extent cx="5539740" cy="3474720"/>
            <wp:effectExtent l="228600" t="228600" r="232410" b="220980"/>
            <wp:wrapNone/>
            <wp:docPr id="56" name="Picture 5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4">
                      <a:extLst>
                        <a:ext uri="{28A0092B-C50C-407E-A947-70E740481C1C}">
                          <a14:useLocalDpi xmlns:a14="http://schemas.microsoft.com/office/drawing/2010/main" val="0"/>
                        </a:ext>
                      </a:extLst>
                    </a:blip>
                    <a:srcRect l="2182" t="14796" r="4493" b="3921"/>
                    <a:stretch/>
                  </pic:blipFill>
                  <pic:spPr bwMode="auto">
                    <a:xfrm>
                      <a:off x="0" y="0"/>
                      <a:ext cx="5539740" cy="3474720"/>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anchor>
        </w:drawing>
      </w:r>
    </w:p>
    <w:p w:rsidR="00A57DE5" w:rsidRPr="00A57DE5" w:rsidRDefault="00A57DE5" w:rsidP="00A57DE5">
      <w:pPr>
        <w:jc w:val="both"/>
        <w:rPr>
          <w:rStyle w:val="SubtleReference"/>
          <w:sz w:val="44"/>
        </w:rPr>
      </w:pPr>
    </w:p>
    <w:sectPr w:rsidR="00A57DE5" w:rsidRPr="00A57DE5">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540A" w:rsidRDefault="00DF540A" w:rsidP="001E3CDE">
      <w:pPr>
        <w:spacing w:after="0" w:line="240" w:lineRule="auto"/>
      </w:pPr>
      <w:r>
        <w:separator/>
      </w:r>
    </w:p>
  </w:endnote>
  <w:endnote w:type="continuationSeparator" w:id="0">
    <w:p w:rsidR="00DF540A" w:rsidRDefault="00DF540A" w:rsidP="001E3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540A" w:rsidRDefault="00DF540A" w:rsidP="001E3CDE">
      <w:pPr>
        <w:spacing w:after="0" w:line="240" w:lineRule="auto"/>
      </w:pPr>
      <w:r>
        <w:separator/>
      </w:r>
    </w:p>
  </w:footnote>
  <w:footnote w:type="continuationSeparator" w:id="0">
    <w:p w:rsidR="00DF540A" w:rsidRDefault="00DF540A" w:rsidP="001E3C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778072595"/>
      <w:docPartObj>
        <w:docPartGallery w:val="Page Numbers (Top of Page)"/>
        <w:docPartUnique/>
      </w:docPartObj>
    </w:sdtPr>
    <w:sdtEndPr>
      <w:rPr>
        <w:b/>
        <w:bCs/>
        <w:noProof/>
        <w:color w:val="auto"/>
        <w:spacing w:val="0"/>
      </w:rPr>
    </w:sdtEndPr>
    <w:sdtContent>
      <w:p w:rsidR="009C0C6B" w:rsidRDefault="009C0C6B">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E27B06" w:rsidRPr="00E27B06">
          <w:rPr>
            <w:b/>
            <w:bCs/>
            <w:noProof/>
          </w:rPr>
          <w:t>11</w:t>
        </w:r>
        <w:r>
          <w:rPr>
            <w:b/>
            <w:bCs/>
            <w:noProof/>
          </w:rPr>
          <w:fldChar w:fldCharType="end"/>
        </w:r>
      </w:p>
    </w:sdtContent>
  </w:sdt>
  <w:p w:rsidR="009D7957" w:rsidRDefault="009D79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87A0C"/>
    <w:multiLevelType w:val="hybridMultilevel"/>
    <w:tmpl w:val="C72425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D70024"/>
    <w:multiLevelType w:val="hybridMultilevel"/>
    <w:tmpl w:val="08282C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96A1CC9"/>
    <w:multiLevelType w:val="hybridMultilevel"/>
    <w:tmpl w:val="E7203786"/>
    <w:lvl w:ilvl="0" w:tplc="97AAE4B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946A5C"/>
    <w:multiLevelType w:val="hybridMultilevel"/>
    <w:tmpl w:val="EA147E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8316727"/>
    <w:multiLevelType w:val="hybridMultilevel"/>
    <w:tmpl w:val="28D0206C"/>
    <w:lvl w:ilvl="0" w:tplc="97AAE4B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2522DD"/>
    <w:multiLevelType w:val="hybridMultilevel"/>
    <w:tmpl w:val="822E9E3C"/>
    <w:lvl w:ilvl="0" w:tplc="97AAE4B4">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45FA4BED"/>
    <w:multiLevelType w:val="hybridMultilevel"/>
    <w:tmpl w:val="A83CB7AE"/>
    <w:lvl w:ilvl="0" w:tplc="97AAE4B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E887C1A"/>
    <w:multiLevelType w:val="hybridMultilevel"/>
    <w:tmpl w:val="FA7851B8"/>
    <w:lvl w:ilvl="0" w:tplc="97AAE4B4">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5CF30B5"/>
    <w:multiLevelType w:val="hybridMultilevel"/>
    <w:tmpl w:val="B58AEF16"/>
    <w:lvl w:ilvl="0" w:tplc="97AAE4B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BD70D38"/>
    <w:multiLevelType w:val="hybridMultilevel"/>
    <w:tmpl w:val="8A64AD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632578F"/>
    <w:multiLevelType w:val="hybridMultilevel"/>
    <w:tmpl w:val="0EE82538"/>
    <w:lvl w:ilvl="0" w:tplc="97AAE4B4">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67A90F0C"/>
    <w:multiLevelType w:val="hybridMultilevel"/>
    <w:tmpl w:val="3EB87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7"/>
  </w:num>
  <w:num w:numId="3">
    <w:abstractNumId w:val="1"/>
  </w:num>
  <w:num w:numId="4">
    <w:abstractNumId w:val="2"/>
  </w:num>
  <w:num w:numId="5">
    <w:abstractNumId w:val="8"/>
  </w:num>
  <w:num w:numId="6">
    <w:abstractNumId w:val="4"/>
  </w:num>
  <w:num w:numId="7">
    <w:abstractNumId w:val="10"/>
  </w:num>
  <w:num w:numId="8">
    <w:abstractNumId w:val="11"/>
  </w:num>
  <w:num w:numId="9">
    <w:abstractNumId w:val="0"/>
  </w:num>
  <w:num w:numId="10">
    <w:abstractNumId w:val="3"/>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003"/>
    <w:rsid w:val="000978A5"/>
    <w:rsid w:val="000D2027"/>
    <w:rsid w:val="000E4455"/>
    <w:rsid w:val="00173D8A"/>
    <w:rsid w:val="001E3CDE"/>
    <w:rsid w:val="0026229B"/>
    <w:rsid w:val="002D33FD"/>
    <w:rsid w:val="00317E18"/>
    <w:rsid w:val="003D3D30"/>
    <w:rsid w:val="003F4A83"/>
    <w:rsid w:val="004E1A20"/>
    <w:rsid w:val="005018C1"/>
    <w:rsid w:val="00544F0E"/>
    <w:rsid w:val="00555A13"/>
    <w:rsid w:val="005F4942"/>
    <w:rsid w:val="00605AEE"/>
    <w:rsid w:val="0064305C"/>
    <w:rsid w:val="006B6D13"/>
    <w:rsid w:val="00793C2A"/>
    <w:rsid w:val="007A2C4E"/>
    <w:rsid w:val="00851DFA"/>
    <w:rsid w:val="00890600"/>
    <w:rsid w:val="008E2003"/>
    <w:rsid w:val="008F6DAC"/>
    <w:rsid w:val="00981A72"/>
    <w:rsid w:val="00991596"/>
    <w:rsid w:val="00997B78"/>
    <w:rsid w:val="009A1BAB"/>
    <w:rsid w:val="009C0C6B"/>
    <w:rsid w:val="009C58FF"/>
    <w:rsid w:val="009D7957"/>
    <w:rsid w:val="00A2456C"/>
    <w:rsid w:val="00A46ABC"/>
    <w:rsid w:val="00A471D0"/>
    <w:rsid w:val="00A57DE5"/>
    <w:rsid w:val="00AC127B"/>
    <w:rsid w:val="00AE1104"/>
    <w:rsid w:val="00B007D4"/>
    <w:rsid w:val="00B42A61"/>
    <w:rsid w:val="00C6119E"/>
    <w:rsid w:val="00D0529B"/>
    <w:rsid w:val="00DC5FC0"/>
    <w:rsid w:val="00DF540A"/>
    <w:rsid w:val="00E1681A"/>
    <w:rsid w:val="00E20F1E"/>
    <w:rsid w:val="00E2377F"/>
    <w:rsid w:val="00E27B06"/>
    <w:rsid w:val="00EB07B3"/>
    <w:rsid w:val="00F24D49"/>
    <w:rsid w:val="00F6169C"/>
    <w:rsid w:val="00FC778F"/>
    <w:rsid w:val="00FF52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2ACC64A"/>
  <w15:chartTrackingRefBased/>
  <w15:docId w15:val="{BF8EAF2D-5F91-4A76-B226-C29661C7D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20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00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8E20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003"/>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8E2003"/>
    <w:rPr>
      <w:b/>
      <w:bCs/>
    </w:rPr>
  </w:style>
  <w:style w:type="paragraph" w:styleId="Header">
    <w:name w:val="header"/>
    <w:basedOn w:val="Normal"/>
    <w:link w:val="HeaderChar"/>
    <w:uiPriority w:val="99"/>
    <w:unhideWhenUsed/>
    <w:rsid w:val="001E3C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3CDE"/>
  </w:style>
  <w:style w:type="paragraph" w:styleId="Footer">
    <w:name w:val="footer"/>
    <w:basedOn w:val="Normal"/>
    <w:link w:val="FooterChar"/>
    <w:uiPriority w:val="99"/>
    <w:unhideWhenUsed/>
    <w:rsid w:val="001E3C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3CDE"/>
  </w:style>
  <w:style w:type="character" w:styleId="SubtleReference">
    <w:name w:val="Subtle Reference"/>
    <w:basedOn w:val="DefaultParagraphFont"/>
    <w:uiPriority w:val="31"/>
    <w:qFormat/>
    <w:rsid w:val="00D0529B"/>
    <w:rPr>
      <w:smallCaps/>
      <w:color w:val="5A5A5A" w:themeColor="text1" w:themeTint="A5"/>
    </w:rPr>
  </w:style>
  <w:style w:type="character" w:styleId="IntenseReference">
    <w:name w:val="Intense Reference"/>
    <w:basedOn w:val="DefaultParagraphFont"/>
    <w:uiPriority w:val="32"/>
    <w:qFormat/>
    <w:rsid w:val="00FF5276"/>
    <w:rPr>
      <w:b/>
      <w:bCs/>
      <w:smallCaps/>
      <w:color w:val="5B9BD5" w:themeColor="accent1"/>
      <w:spacing w:val="5"/>
    </w:rPr>
  </w:style>
  <w:style w:type="paragraph" w:styleId="ListParagraph">
    <w:name w:val="List Paragraph"/>
    <w:basedOn w:val="Normal"/>
    <w:uiPriority w:val="34"/>
    <w:qFormat/>
    <w:rsid w:val="00FF5276"/>
    <w:pPr>
      <w:ind w:left="720"/>
      <w:contextualSpacing/>
    </w:pPr>
  </w:style>
  <w:style w:type="paragraph" w:styleId="NoSpacing">
    <w:name w:val="No Spacing"/>
    <w:uiPriority w:val="1"/>
    <w:qFormat/>
    <w:rsid w:val="00FF5276"/>
    <w:pPr>
      <w:spacing w:after="0" w:line="240" w:lineRule="auto"/>
    </w:pPr>
  </w:style>
  <w:style w:type="character" w:styleId="Emphasis">
    <w:name w:val="Emphasis"/>
    <w:basedOn w:val="DefaultParagraphFont"/>
    <w:uiPriority w:val="20"/>
    <w:qFormat/>
    <w:rsid w:val="00851DFA"/>
    <w:rPr>
      <w:i/>
      <w:iCs/>
    </w:rPr>
  </w:style>
  <w:style w:type="paragraph" w:styleId="NormalWeb">
    <w:name w:val="Normal (Web)"/>
    <w:basedOn w:val="Normal"/>
    <w:uiPriority w:val="99"/>
    <w:semiHidden/>
    <w:unhideWhenUsed/>
    <w:rsid w:val="009C0C6B"/>
    <w:pPr>
      <w:spacing w:before="100" w:beforeAutospacing="1" w:after="100" w:afterAutospacing="1" w:line="240" w:lineRule="auto"/>
    </w:pPr>
    <w:rPr>
      <w:rFonts w:ascii="Times New Roman" w:eastAsiaTheme="minorEastAsia" w:hAnsi="Times New Roman" w:cs="Times New Roman"/>
      <w:sz w:val="24"/>
      <w:szCs w:val="24"/>
      <w:lang w:eastAsia="en-IN"/>
    </w:rPr>
  </w:style>
  <w:style w:type="table" w:styleId="TableGrid">
    <w:name w:val="Table Grid"/>
    <w:basedOn w:val="TableNormal"/>
    <w:uiPriority w:val="39"/>
    <w:rsid w:val="00317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8166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microsoft.com/office/2007/relationships/hdphoto" Target="media/hdphoto6.wdp"/><Relationship Id="rId7" Type="http://schemas.openxmlformats.org/officeDocument/2006/relationships/endnotes" Target="endnotes.xml"/><Relationship Id="rId12" Type="http://schemas.microsoft.com/office/2007/relationships/hdphoto" Target="media/hdphoto2.wdp"/><Relationship Id="rId17" Type="http://schemas.microsoft.com/office/2007/relationships/hdphoto" Target="media/hdphoto4.wdp"/><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image" Target="media/image10.JPG"/><Relationship Id="rId10" Type="http://schemas.microsoft.com/office/2007/relationships/hdphoto" Target="media/hdphoto1.wdp"/><Relationship Id="rId19" Type="http://schemas.microsoft.com/office/2007/relationships/hdphoto" Target="media/hdphoto5.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CCD81-4659-4069-8C34-E322FF165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1613</Words>
  <Characters>9200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Tak</dc:creator>
  <cp:keywords/>
  <dc:description/>
  <cp:lastModifiedBy>Rajat Tak</cp:lastModifiedBy>
  <cp:revision>2</cp:revision>
  <dcterms:created xsi:type="dcterms:W3CDTF">2020-03-02T04:48:00Z</dcterms:created>
  <dcterms:modified xsi:type="dcterms:W3CDTF">2020-03-02T04:48:00Z</dcterms:modified>
</cp:coreProperties>
</file>